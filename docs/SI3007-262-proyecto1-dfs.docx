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ST0263</w:t>
      </w:r>
      <w:r w:rsidDel="00000000" w:rsidR="00000000" w:rsidRPr="00000000">
        <w:rPr>
          <w:rFonts w:ascii="Times New Roman" w:cs="Times New Roman" w:eastAsia="Times New Roman" w:hAnsi="Times New Roman"/>
          <w:b w:val="1"/>
          <w:bCs w:val="1"/>
          <w:sz w:val="36"/>
          <w:szCs w:val="36"/>
          <w:rtl w:val="0"/>
        </w:rPr>
        <w:t xml:space="preserve"> Tópicos Especiales en Telemática / SI3007 Sistemas Distribuidos, 2026-2</w:t>
      </w:r>
    </w:p>
    <w:p w:rsidR="00000000" w:rsidDel="00000000" w:rsidP="00000000" w:rsidRDefault="00000000" w:rsidRPr="00000000" w14:paraId="00000002">
      <w:pPr>
        <w:spacing w:after="28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DFSha</w:t>
      </w:r>
    </w:p>
    <w:p w:rsidR="00000000" w:rsidDel="00000000" w:rsidP="00000000" w:rsidRDefault="00000000" w:rsidRPr="00000000" w14:paraId="00000003">
      <w:pPr>
        <w:spacing w:after="280" w:lineRule="auto"/>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(este documento puede ser comentado por los estudiantes, y puede ser refinado por los profesores hasta el 26 de agosto, momento en el cual se generará la versión PDF oficial y definitiva)</w:t>
      </w:r>
    </w:p>
    <w:p w:rsidR="00000000" w:rsidDel="00000000" w:rsidP="00000000" w:rsidRDefault="00000000" w:rsidRPr="00000000" w14:paraId="00000004">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Proyecto 1: </w:t>
      </w:r>
      <w:r w:rsidDel="00000000" w:rsidR="00000000" w:rsidRPr="00000000">
        <w:rPr>
          <w:rFonts w:ascii="Times New Roman" w:cs="Times New Roman" w:eastAsia="Times New Roman" w:hAnsi="Times New Roman"/>
          <w:i w:val="1"/>
          <w:iCs w:val="1"/>
          <w:rtl w:val="0"/>
        </w:rPr>
        <w:t xml:space="preserve">Diseño e implementación de un sistema de archivos distribuido con alta disponibilidad, rendimiento y seguridad  (DFSha)</w:t>
      </w:r>
      <w:r w:rsidDel="00000000" w:rsidR="00000000" w:rsidRPr="00000000">
        <w:rPr>
          <w:rtl w:val="0"/>
        </w:rPr>
      </w:r>
    </w:p>
    <w:p w:rsidR="00000000" w:rsidDel="00000000" w:rsidP="00000000" w:rsidRDefault="00000000" w:rsidRPr="00000000" w14:paraId="00000005">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Objetivo General:</w:t>
      </w:r>
    </w:p>
    <w:p w:rsidR="00000000" w:rsidDel="00000000" w:rsidP="00000000" w:rsidRDefault="00000000" w:rsidRPr="00000000" w14:paraId="00000006">
      <w:pPr>
        <w:spacing w:after="280" w:befor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e implementar un </w:t>
      </w:r>
      <w:r w:rsidDel="00000000" w:rsidR="00000000" w:rsidRPr="00000000">
        <w:rPr>
          <w:rFonts w:ascii="Times New Roman" w:cs="Times New Roman" w:eastAsia="Times New Roman" w:hAnsi="Times New Roman"/>
          <w:b w:val="1"/>
          <w:bCs w:val="1"/>
          <w:rtl w:val="0"/>
        </w:rPr>
        <w:t xml:space="preserve">DFS </w:t>
      </w:r>
      <w:r w:rsidDel="00000000" w:rsidR="00000000" w:rsidRPr="00000000">
        <w:rPr>
          <w:rFonts w:ascii="Times New Roman" w:cs="Times New Roman" w:eastAsia="Times New Roman" w:hAnsi="Times New Roman"/>
          <w:rtl w:val="0"/>
        </w:rPr>
        <w:t xml:space="preserve">que permita almacenar y acceder a archivos grandes de forma distribuida en múltiples nodos, considerando alta disponibilidad, rendimiento, transparencia y seguridad. Este DFS debe permitir que un cliente cargue y recupere archivos (tanto la escritura como la lectura deben ser distribuidas entre varios nodos).</w:t>
      </w:r>
    </w:p>
    <w:p w:rsidR="00000000" w:rsidDel="00000000" w:rsidP="00000000" w:rsidRDefault="00000000" w:rsidRPr="00000000" w14:paraId="00000007">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Descripción del servicio</w:t>
      </w:r>
    </w:p>
    <w:p w:rsidR="00000000" w:rsidDel="00000000" w:rsidP="00000000" w:rsidRDefault="00000000" w:rsidRPr="00000000" w14:paraId="00000008">
      <w:pPr>
        <w:spacing w:after="280" w:befor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Típicamente estos sistemas pueden ser modelados e implementados con al menos (generalmente existen más) estas componentes:</w:t>
      </w:r>
    </w:p>
    <w:p w:rsidR="00000000" w:rsidDel="00000000" w:rsidP="00000000" w:rsidRDefault="00000000" w:rsidRPr="00000000" w14:paraId="00000009">
      <w:pPr>
        <w:spacing w:after="280" w:befor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 DFSha: Programa que es usuario del sistema dfsha y que con una abstracción de sistema de archivos jerárquico tipo Linux, puede realizar operaciones de:</w:t>
      </w:r>
    </w:p>
    <w:p w:rsidR="00000000" w:rsidDel="00000000" w:rsidP="00000000" w:rsidRDefault="00000000" w:rsidRPr="00000000" w14:paraId="0000000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8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RF1: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Gestión del sistema de archivos: ls, cd, mkdir, rmdir, rm, etc.</w:t>
      </w:r>
    </w:p>
    <w:p w:rsidR="00000000" w:rsidDel="00000000" w:rsidP="00000000" w:rsidRDefault="00000000" w:rsidRPr="00000000" w14:paraId="0000000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RF2: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Transferencia de archivos: send() y receive()</w:t>
      </w:r>
    </w:p>
    <w:p w:rsidR="00000000" w:rsidDel="00000000" w:rsidP="00000000" w:rsidRDefault="00000000" w:rsidRPr="00000000" w14:paraId="0000000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8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RF3: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Acceso a archivos: open(), close(), read(), write(), lock(), etc. Realmente las operaciones send() y recv() pueden ser </w:t>
      </w:r>
      <w:r w:rsidDel="00000000" w:rsidR="00000000" w:rsidRPr="00000000">
        <w:rPr>
          <w:rFonts w:ascii="Times New Roman" w:cs="Times New Roman" w:eastAsia="Times New Roman" w:hAnsi="Times New Roman"/>
          <w:rtl w:val="0"/>
        </w:rPr>
        <w:t xml:space="preserve">implementadas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 estas primitivas, pero hay </w:t>
      </w:r>
      <w:sdt>
        <w:sdtPr>
          <w:id w:val="465631509"/>
          <w:tag w:val="goog_rdk_0"/>
        </w:sdtPr>
        <w:sdtContent>
          <w:ins w:author="Jacobo Giraldo" w:id="0" w:date="2026-09-09T14:39:11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diferencias fundamentales entre ambos tipos de servicios de archivos: transferencia y acceso.</w:t>
      </w:r>
    </w:p>
    <w:p w:rsidR="00000000" w:rsidDel="00000000" w:rsidP="00000000" w:rsidRDefault="00000000" w:rsidRPr="00000000" w14:paraId="0000000D">
      <w:pPr>
        <w:spacing w:after="280" w:before="28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Normalmente, el programa Cliente no es parte del servicio, y desde ese punto de vista es implementado como una arquitectura cliente/servidor, sin embargo a continuación describiremos opciones de arquitectura para el lado del Servidor (servicio).</w:t>
      </w:r>
    </w:p>
    <w:p w:rsidR="00000000" w:rsidDel="00000000" w:rsidP="00000000" w:rsidRDefault="00000000" w:rsidRPr="00000000" w14:paraId="0000000E">
      <w:pPr>
        <w:spacing w:after="280" w:befor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Servicio DFSha: El servicio puede ser diseñado e implementado siguiendo varias arquitecturas de sistemas de archivos distribuidos (dfs), igualmente e independiente de la arquitectura debe cumplir entre otros los siguientes requisitos:</w:t>
      </w:r>
    </w:p>
    <w:p w:rsidR="00000000" w:rsidDel="00000000" w:rsidP="00000000" w:rsidRDefault="00000000" w:rsidRPr="00000000" w14:paraId="0000000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8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RNF1: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Escalabilidad en número de usuarios, </w:t>
      </w:r>
      <w:r w:rsidDel="00000000" w:rsidR="00000000" w:rsidRPr="00000000">
        <w:rPr>
          <w:rFonts w:ascii="Times New Roman" w:cs="Times New Roman" w:eastAsia="Times New Roman" w:hAnsi="Times New Roman"/>
          <w:rtl w:val="0"/>
        </w:rPr>
        <w:t xml:space="preserve">número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archivos, tamaño de archivos, etc.</w:t>
      </w:r>
    </w:p>
    <w:p w:rsidR="00000000" w:rsidDel="00000000" w:rsidP="00000000" w:rsidRDefault="00000000" w:rsidRPr="00000000" w14:paraId="0000001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RNF2: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disponibilidad, el servicio debe ser altamente redundante para evitar caídas del servicio o pérdida de archivos (datos).</w:t>
      </w:r>
    </w:p>
    <w:p w:rsidR="00000000" w:rsidDel="00000000" w:rsidP="00000000" w:rsidRDefault="00000000" w:rsidRPr="00000000" w14:paraId="0000001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RNF3: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Como una consecuencia del punto anterior, estos sistemas enfrentan el reto de la consistencia de datos, problema que se debe resolver en este DFSha</w:t>
      </w:r>
    </w:p>
    <w:p w:rsidR="00000000" w:rsidDel="00000000" w:rsidP="00000000" w:rsidRDefault="00000000" w:rsidRPr="00000000" w14:paraId="0000001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RNF4: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Particionamiento de archivos: Los archivos deben estar distribuidos entre varios nodos, y a su vez cada archivo debe estar distribuido entre varios nodos.</w:t>
      </w:r>
    </w:p>
    <w:p w:rsidR="00000000" w:rsidDel="00000000" w:rsidP="00000000" w:rsidRDefault="00000000" w:rsidRPr="00000000" w14:paraId="0000001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RNF5: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Rendimiento, dada la alta escalabilidad deseada, el servicio debe soportar concurrencia en el acceso a los archivos y datos dentro de un archivo.</w:t>
      </w:r>
    </w:p>
    <w:p w:rsidR="00000000" w:rsidDel="00000000" w:rsidP="00000000" w:rsidRDefault="00000000" w:rsidRPr="00000000" w14:paraId="0000001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RNF6: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Seguridad, el sistema debe garantizar encriptación de los datos, tanto en las comunicaciones como en el almacenamiento de los datos, además:</w:t>
      </w:r>
    </w:p>
    <w:p w:rsidR="00000000" w:rsidDel="00000000" w:rsidP="00000000" w:rsidRDefault="00000000" w:rsidRPr="00000000" w14:paraId="00000015">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servicio también debe garantizar control de acceso a los archivos / directorios por usuario o grupo desde aspectos tan básicos como user/password, ACL, etc, hasta 2FA, API Keys, etc.</w:t>
      </w:r>
    </w:p>
    <w:p w:rsidR="00000000" w:rsidDel="00000000" w:rsidP="00000000" w:rsidRDefault="00000000" w:rsidRPr="00000000" w14:paraId="0000001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También debe garantizar seguridad entre nodos de datos y control.</w:t>
      </w:r>
    </w:p>
    <w:p w:rsidR="00000000" w:rsidDel="00000000" w:rsidP="00000000" w:rsidRDefault="00000000" w:rsidRPr="00000000" w14:paraId="0000001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RNF7: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Transparencia, el cliente debe tener diferentes niveles de transparencia de acceso y localización a los archivos del servicio DFSha, desde una transparencia 100% (el cliente cree que </w:t>
      </w:r>
      <w:r w:rsidDel="00000000" w:rsidR="00000000" w:rsidRPr="00000000">
        <w:rPr>
          <w:rFonts w:ascii="Times New Roman" w:cs="Times New Roman" w:eastAsia="Times New Roman" w:hAnsi="Times New Roman"/>
          <w:rtl w:val="0"/>
        </w:rPr>
        <w:t xml:space="preserve">está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accediendo los archivos de forma local a su máquina) o relajando esta transparencia a mecanismos dinámicos de acceso a los archivos, pero nunca de forma estática.</w:t>
      </w:r>
    </w:p>
    <w:p w:rsidR="00000000" w:rsidDel="00000000" w:rsidP="00000000" w:rsidRDefault="00000000" w:rsidRPr="00000000" w14:paraId="000000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RNF8: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Puede aclararse o modificarse alguno de los requisitos </w:t>
      </w:r>
      <w:r w:rsidDel="00000000" w:rsidR="00000000" w:rsidRPr="00000000">
        <w:rPr>
          <w:rFonts w:ascii="Times New Roman" w:cs="Times New Roman" w:eastAsia="Times New Roman" w:hAnsi="Times New Roman"/>
          <w:rtl w:val="0"/>
        </w:rPr>
        <w:t xml:space="preserve">anteriores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 venir nuevos dados por las siguientes especificaciones:</w:t>
      </w:r>
    </w:p>
    <w:p w:rsidR="00000000" w:rsidDel="00000000" w:rsidP="00000000" w:rsidRDefault="00000000" w:rsidRPr="00000000" w14:paraId="0000001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sdt>
        <w:sdtPr>
          <w:id w:val="2009265173"/>
          <w:tag w:val="goog_rdk_1"/>
        </w:sdtPr>
        <w:sdtContent>
          <w:ins w:author="David Bermudez" w:id="1" w:date="2026-09-03T12:39:41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ins>
        </w:sdtContent>
      </w:sdt>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8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C">
      <w:pPr>
        <w:spacing w:after="280" w:befor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servicio DFSha puede ser implementado utilizando una combinación de arquitecturas:</w:t>
      </w:r>
    </w:p>
    <w:p w:rsidR="00000000" w:rsidDel="00000000" w:rsidP="00000000" w:rsidRDefault="00000000" w:rsidRPr="00000000" w14:paraId="0000001D">
      <w:pPr>
        <w:spacing w:after="280" w:befor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Opción 1: C/S, en el cual el S es implementado por mecanismos de Composición y Distribución del servicio (S2S). En este acercamiento se considera un sistema autónomo, es decir, el servicio es diseñado e implementado por una misma organización y define mecanismo abiertos para acceso al servicio entre C y S, pero mantiene la autonomía S-S. La implementación del servicio S corre dentro de una red privada real o virtual.</w:t>
      </w:r>
    </w:p>
    <w:p w:rsidR="00000000" w:rsidDel="00000000" w:rsidP="00000000" w:rsidRDefault="00000000" w:rsidRPr="00000000" w14:paraId="0000001E">
      <w:pPr>
        <w:spacing w:after="280" w:befor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Opción 2: P2P, en el cual el servicio es implementado por un conjunto de SuperPeer, que pertenecen a organizaciones diferentes (sistema federado e integración de sistemas autónomos). Estos servicios así corren en una red superpuesta sobre Internet configurada a través de una red privada virtual.</w:t>
      </w:r>
    </w:p>
    <w:p w:rsidR="00000000" w:rsidDel="00000000" w:rsidP="00000000" w:rsidRDefault="00000000" w:rsidRPr="00000000" w14:paraId="0000001F">
      <w:pPr>
        <w:spacing w:after="280" w:before="2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Marco teórico:</w:t>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sistema de archivos distribuidos, permite compartir y acceder de forma concurrente un conjunto de archivos que se encuentran almacenados en diferentes nodos. Uno de los sistemas más maduros, vigente y antiguo de estos sistemas es el NFS (Network File System) desarrollado en su momento por Sun Microsystems y que hoy en día es ampliamente usado en sistemas Linux. Hay otros sistemas de archivos distribuidos como AFS (Andrew File System) y SMB (Server Message Block) conocido como CIFS.</w:t>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general hay dos acercamientos para el diseño e implementación de un DFS: 1) basado en bloques y basado en objetos.</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DFS basados en bloques generalmente garantizan 2 aspectos: 1) la unidad de escritura y lectura es a nivel de bloque, y los bloques pueden ser distribuidos en diferentes nodos, la idea es que los bloques de un archivo estén distribuidos en un conjunto de nodos. 2) el sistema operativo cliente de un DFS garantiza transparencia en el sentido de que la API ofrecida desde el SO es igual para acceder archivos locales que remotos, porque el DFS se integra con el sistema de gestión de archivos del sistema operativo (ej: NFS, AFS, SMB, etc).</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DFS basados en objetos (object storage, ej: AWS S3), los dos aspectos anteriores se manejan así: 1) la unidad de distribución es a nivel de archivo y no de bloque, es decir, y se garantiza que se lee o escribe un archivo como un todo y no a nivel de bloque. No está diseñado como un sistema de acceso aleatorio al archivo sino secuencial. No soporta la operación de actualización parcial del archivo, sino que se debe reemplazar todo el archivo. Son sistemas distribuidos de archivos principalmente diseñados para un enfoque WORM (Read-Once-Read-Many). Típicamente estos DFS soportan altos niveles de escalabilidad, redundancia y rendimiento. Si bien desde el cliente tiene una visión de archivo completo, en el sistema de backend podría tener (y normalmente lo hay) un mecanismo de particionamiento del archivo por bloques u otro criterio para mejorar la escalabilidad, tolerancia a fallos y rendimiento. 2) el sistema operativo local del cliente NO integra directamente la gestión de este DFS y en vez de ello se cuenta con un SDK o API para las diferentes primitivas de la gestión de archivos y normalmente tienen su propio CLI.</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Referencias:</w:t>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numPr>
          <w:ilvl w:val="0"/>
          <w:numId w:val="12"/>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GFS:</w:t>
      </w:r>
    </w:p>
    <w:p w:rsidR="00000000" w:rsidDel="00000000" w:rsidP="00000000" w:rsidRDefault="00000000" w:rsidRPr="00000000" w14:paraId="0000002B">
      <w:pPr>
        <w:numPr>
          <w:ilvl w:val="1"/>
          <w:numId w:val="12"/>
        </w:numPr>
        <w:pBdr>
          <w:top w:space="0" w:sz="0" w:val="nil"/>
          <w:left w:space="0" w:sz="0" w:val="nil"/>
          <w:bottom w:space="0" w:sz="0" w:val="nil"/>
          <w:right w:space="0" w:sz="0" w:val="nil"/>
          <w:between w:space="0" w:sz="0" w:val="nil"/>
        </w:pBdr>
        <w:ind w:left="1440" w:hanging="360"/>
        <w:rPr>
          <w:color w:val="000000"/>
        </w:rPr>
      </w:pPr>
      <w:hyperlink r:id="rId9">
        <w:r w:rsidDel="00000000" w:rsidR="00000000" w:rsidRPr="00000000">
          <w:rPr>
            <w:color w:val="467886"/>
            <w:u w:val="single"/>
            <w:rtl w:val="0"/>
          </w:rPr>
          <w:t xml:space="preserve">https://es.wikipedia.org/wiki/Google_File_System</w:t>
        </w:r>
      </w:hyperlink>
      <w:r w:rsidDel="00000000" w:rsidR="00000000" w:rsidRPr="00000000">
        <w:rPr>
          <w:rtl w:val="0"/>
        </w:rPr>
      </w:r>
    </w:p>
    <w:p w:rsidR="00000000" w:rsidDel="00000000" w:rsidP="00000000" w:rsidRDefault="00000000" w:rsidRPr="00000000" w14:paraId="0000002C">
      <w:pPr>
        <w:numPr>
          <w:ilvl w:val="1"/>
          <w:numId w:val="12"/>
        </w:numPr>
        <w:pBdr>
          <w:top w:space="0" w:sz="0" w:val="nil"/>
          <w:left w:space="0" w:sz="0" w:val="nil"/>
          <w:bottom w:space="0" w:sz="0" w:val="nil"/>
          <w:right w:space="0" w:sz="0" w:val="nil"/>
          <w:between w:space="0" w:sz="0" w:val="nil"/>
        </w:pBdr>
        <w:ind w:left="1440" w:hanging="360"/>
        <w:rPr>
          <w:color w:val="000000"/>
        </w:rPr>
      </w:pPr>
      <w:r w:rsidDel="00000000" w:rsidR="00000000" w:rsidRPr="00000000">
        <w:rPr>
          <w:color w:val="000000"/>
          <w:rtl w:val="0"/>
        </w:rPr>
        <w:t xml:space="preserve">The Google File System - </w:t>
      </w:r>
      <w:hyperlink r:id="rId10">
        <w:r w:rsidDel="00000000" w:rsidR="00000000" w:rsidRPr="00000000">
          <w:rPr>
            <w:color w:val="467886"/>
            <w:u w:val="single"/>
            <w:rtl w:val="0"/>
          </w:rPr>
          <w:t xml:space="preserve">https://g.co/kgs/XzwmU76</w:t>
        </w:r>
      </w:hyperlink>
      <w:r w:rsidDel="00000000" w:rsidR="00000000" w:rsidRPr="00000000">
        <w:rPr>
          <w:color w:val="000000"/>
          <w:rtl w:val="0"/>
        </w:rPr>
        <w:t xml:space="preserve"> </w:t>
      </w:r>
    </w:p>
    <w:p w:rsidR="00000000" w:rsidDel="00000000" w:rsidP="00000000" w:rsidRDefault="00000000" w:rsidRPr="00000000" w14:paraId="0000002D">
      <w:pPr>
        <w:numPr>
          <w:ilvl w:val="0"/>
          <w:numId w:val="12"/>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HDFS</w:t>
      </w:r>
    </w:p>
    <w:p w:rsidR="00000000" w:rsidDel="00000000" w:rsidP="00000000" w:rsidRDefault="00000000" w:rsidRPr="00000000" w14:paraId="0000002E">
      <w:pPr>
        <w:numPr>
          <w:ilvl w:val="1"/>
          <w:numId w:val="12"/>
        </w:numPr>
        <w:pBdr>
          <w:top w:space="0" w:sz="0" w:val="nil"/>
          <w:left w:space="0" w:sz="0" w:val="nil"/>
          <w:bottom w:space="0" w:sz="0" w:val="nil"/>
          <w:right w:space="0" w:sz="0" w:val="nil"/>
          <w:between w:space="0" w:sz="0" w:val="nil"/>
        </w:pBdr>
        <w:ind w:left="1440" w:hanging="360"/>
        <w:rPr>
          <w:color w:val="000000"/>
        </w:rPr>
      </w:pPr>
      <w:hyperlink r:id="rId11">
        <w:r w:rsidDel="00000000" w:rsidR="00000000" w:rsidRPr="00000000">
          <w:rPr>
            <w:color w:val="467886"/>
            <w:u w:val="single"/>
            <w:rtl w:val="0"/>
          </w:rPr>
          <w:t xml:space="preserve">https://es.wikipedia.org/wiki/Hadoop_Distributed_File_System</w:t>
        </w:r>
      </w:hyperlink>
      <w:r w:rsidDel="00000000" w:rsidR="00000000" w:rsidRPr="00000000">
        <w:rPr>
          <w:color w:val="000000"/>
          <w:rtl w:val="0"/>
        </w:rPr>
        <w:t xml:space="preserve"> </w:t>
      </w:r>
    </w:p>
    <w:p w:rsidR="00000000" w:rsidDel="00000000" w:rsidP="00000000" w:rsidRDefault="00000000" w:rsidRPr="00000000" w14:paraId="0000002F">
      <w:pPr>
        <w:numPr>
          <w:ilvl w:val="1"/>
          <w:numId w:val="12"/>
        </w:numPr>
        <w:pBdr>
          <w:top w:space="0" w:sz="0" w:val="nil"/>
          <w:left w:space="0" w:sz="0" w:val="nil"/>
          <w:bottom w:space="0" w:sz="0" w:val="nil"/>
          <w:right w:space="0" w:sz="0" w:val="nil"/>
          <w:between w:space="0" w:sz="0" w:val="nil"/>
        </w:pBdr>
        <w:ind w:left="1440" w:hanging="360"/>
        <w:rPr>
          <w:color w:val="000000"/>
        </w:rPr>
      </w:pPr>
      <w:r w:rsidDel="00000000" w:rsidR="00000000" w:rsidRPr="00000000">
        <w:rPr>
          <w:color w:val="000000"/>
          <w:rtl w:val="0"/>
        </w:rPr>
        <w:t xml:space="preserve">The Hadoop Distributed File System – </w:t>
      </w:r>
      <w:hyperlink r:id="rId12">
        <w:r w:rsidDel="00000000" w:rsidR="00000000" w:rsidRPr="00000000">
          <w:rPr>
            <w:color w:val="467886"/>
            <w:u w:val="single"/>
            <w:rtl w:val="0"/>
          </w:rPr>
          <w:t xml:space="preserve">link</w:t>
        </w:r>
      </w:hyperlink>
      <w:r w:rsidDel="00000000" w:rsidR="00000000" w:rsidRPr="00000000">
        <w:rPr>
          <w:color w:val="000000"/>
          <w:rtl w:val="0"/>
        </w:rPr>
        <w:t xml:space="preserve"> </w:t>
      </w:r>
    </w:p>
    <w:p w:rsidR="00000000" w:rsidDel="00000000" w:rsidP="00000000" w:rsidRDefault="00000000" w:rsidRPr="00000000" w14:paraId="00000030">
      <w:pPr>
        <w:rPr>
          <w:rFonts w:ascii="Cambria" w:cs="Cambria" w:eastAsia="Cambria" w:hAnsi="Cambria"/>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1">
      <w:pPr>
        <w:spacing w:after="280" w:before="28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Desarrollo del proyecto</w:t>
      </w:r>
    </w:p>
    <w:p w:rsidR="00000000" w:rsidDel="00000000" w:rsidP="00000000" w:rsidRDefault="00000000" w:rsidRPr="00000000" w14:paraId="00000032">
      <w:pPr>
        <w:spacing w:after="280"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Definición del Servicio</w:t>
      </w:r>
    </w:p>
    <w:p w:rsidR="00000000" w:rsidDel="00000000" w:rsidP="00000000" w:rsidRDefault="00000000" w:rsidRPr="00000000" w14:paraId="00000033">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grupo de estudiantes debe realizar la definición formal de este proyecto utilizando La Descripción del Servicio del enunciado, que permita hacer más explícito el entendimiento del mismo y los requerimientos funcionales y no funcionales que cada grupo tendrá.</w:t>
      </w:r>
    </w:p>
    <w:p w:rsidR="00000000" w:rsidDel="00000000" w:rsidP="00000000" w:rsidRDefault="00000000" w:rsidRPr="00000000" w14:paraId="00000034">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cada grupo de trabajo, se le asignará la opción 1 o la opción 2 para la implementación del servicio.</w:t>
      </w:r>
    </w:p>
    <w:p w:rsidR="00000000" w:rsidDel="00000000" w:rsidP="00000000" w:rsidRDefault="00000000" w:rsidRPr="00000000" w14:paraId="00000035">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Ejemplo:</w:t>
      </w:r>
    </w:p>
    <w:p w:rsidR="00000000" w:rsidDel="00000000" w:rsidP="00000000" w:rsidRDefault="00000000" w:rsidRPr="00000000" w14:paraId="00000036">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proyecto se construirá como </w:t>
      </w:r>
      <w:r w:rsidDel="00000000" w:rsidR="00000000" w:rsidRPr="00000000">
        <w:rPr>
          <w:rFonts w:ascii="Times New Roman" w:cs="Times New Roman" w:eastAsia="Times New Roman" w:hAnsi="Times New Roman"/>
          <w:b w:val="1"/>
          <w:bCs w:val="1"/>
          <w:rtl w:val="0"/>
        </w:rPr>
        <w:t xml:space="preserve">DFS por bloques, </w:t>
      </w:r>
      <w:r w:rsidDel="00000000" w:rsidR="00000000" w:rsidRPr="00000000">
        <w:rPr>
          <w:rFonts w:ascii="Times New Roman" w:cs="Times New Roman" w:eastAsia="Times New Roman" w:hAnsi="Times New Roman"/>
          <w:rtl w:val="0"/>
        </w:rPr>
        <w:t xml:space="preserve">siguiendo una arquitectura tipo HDFS:</w:t>
      </w:r>
    </w:p>
    <w:p w:rsidR="00000000" w:rsidDel="00000000" w:rsidP="00000000" w:rsidRDefault="00000000" w:rsidRPr="00000000" w14:paraId="00000037">
      <w:pPr>
        <w:numPr>
          <w:ilvl w:val="0"/>
          <w:numId w:val="13"/>
        </w:numPr>
        <w:spacing w:before="280" w:lineRule="auto"/>
        <w:ind w:left="720" w:hanging="360"/>
        <w:rPr/>
      </w:pPr>
      <w:r w:rsidDel="00000000" w:rsidR="00000000" w:rsidRPr="00000000">
        <w:rPr>
          <w:rFonts w:ascii="Times New Roman" w:cs="Times New Roman" w:eastAsia="Times New Roman" w:hAnsi="Times New Roman"/>
          <w:rtl w:val="0"/>
        </w:rPr>
        <w:t xml:space="preserve">Un </w:t>
      </w:r>
      <w:r w:rsidDel="00000000" w:rsidR="00000000" w:rsidRPr="00000000">
        <w:rPr>
          <w:rFonts w:ascii="Times New Roman" w:cs="Times New Roman" w:eastAsia="Times New Roman" w:hAnsi="Times New Roman"/>
          <w:b w:val="1"/>
          <w:bCs w:val="1"/>
          <w:rtl w:val="0"/>
        </w:rPr>
        <w:t xml:space="preserve">NameNode</w:t>
      </w:r>
      <w:r w:rsidDel="00000000" w:rsidR="00000000" w:rsidRPr="00000000">
        <w:rPr>
          <w:rFonts w:ascii="Times New Roman" w:cs="Times New Roman" w:eastAsia="Times New Roman" w:hAnsi="Times New Roman"/>
          <w:rtl w:val="0"/>
        </w:rPr>
        <w:t xml:space="preserve"> central que mantiene la </w:t>
      </w:r>
      <w:r w:rsidDel="00000000" w:rsidR="00000000" w:rsidRPr="00000000">
        <w:rPr>
          <w:rFonts w:ascii="Times New Roman" w:cs="Times New Roman" w:eastAsia="Times New Roman" w:hAnsi="Times New Roman"/>
          <w:b w:val="1"/>
          <w:bCs w:val="1"/>
          <w:rtl w:val="0"/>
        </w:rPr>
        <w:t xml:space="preserve">tabla de metadatos</w:t>
      </w:r>
      <w:r w:rsidDel="00000000" w:rsidR="00000000" w:rsidRPr="00000000">
        <w:rPr>
          <w:rFonts w:ascii="Times New Roman" w:cs="Times New Roman" w:eastAsia="Times New Roman" w:hAnsi="Times New Roman"/>
          <w:rtl w:val="0"/>
        </w:rPr>
        <w:t xml:space="preserve"> (ubicación de bloques por archivo).</w:t>
      </w:r>
    </w:p>
    <w:p w:rsidR="00000000" w:rsidDel="00000000" w:rsidP="00000000" w:rsidRDefault="00000000" w:rsidRPr="00000000" w14:paraId="00000038">
      <w:pPr>
        <w:numPr>
          <w:ilvl w:val="0"/>
          <w:numId w:val="13"/>
        </w:numPr>
        <w:ind w:left="720" w:hanging="360"/>
        <w:rPr/>
      </w:pPr>
      <w:r w:rsidDel="00000000" w:rsidR="00000000" w:rsidRPr="00000000">
        <w:rPr>
          <w:rFonts w:ascii="Times New Roman" w:cs="Times New Roman" w:eastAsia="Times New Roman" w:hAnsi="Times New Roman"/>
          <w:rtl w:val="0"/>
        </w:rPr>
        <w:t xml:space="preserve">Múltiples </w:t>
      </w:r>
      <w:r w:rsidDel="00000000" w:rsidR="00000000" w:rsidRPr="00000000">
        <w:rPr>
          <w:rFonts w:ascii="Times New Roman" w:cs="Times New Roman" w:eastAsia="Times New Roman" w:hAnsi="Times New Roman"/>
          <w:b w:val="1"/>
          <w:bCs w:val="1"/>
          <w:rtl w:val="0"/>
        </w:rPr>
        <w:t xml:space="preserve">DataNodes</w:t>
      </w:r>
      <w:r w:rsidDel="00000000" w:rsidR="00000000" w:rsidRPr="00000000">
        <w:rPr>
          <w:rFonts w:ascii="Times New Roman" w:cs="Times New Roman" w:eastAsia="Times New Roman" w:hAnsi="Times New Roman"/>
          <w:rtl w:val="0"/>
        </w:rPr>
        <w:t xml:space="preserve"> que almacenan los bloques.</w:t>
      </w:r>
    </w:p>
    <w:p w:rsidR="00000000" w:rsidDel="00000000" w:rsidP="00000000" w:rsidRDefault="00000000" w:rsidRPr="00000000" w14:paraId="00000039">
      <w:pPr>
        <w:numPr>
          <w:ilvl w:val="0"/>
          <w:numId w:val="13"/>
        </w:numPr>
        <w:spacing w:after="280" w:lineRule="auto"/>
        <w:ind w:left="720" w:hanging="360"/>
        <w:rPr/>
      </w:pPr>
      <w:r w:rsidDel="00000000" w:rsidR="00000000" w:rsidRPr="00000000">
        <w:rPr>
          <w:rFonts w:ascii="Times New Roman" w:cs="Times New Roman" w:eastAsia="Times New Roman" w:hAnsi="Times New Roman"/>
          <w:rtl w:val="0"/>
        </w:rPr>
        <w:t xml:space="preserve">Clientes que interactúan con el DFS a través de una </w:t>
      </w:r>
      <w:r w:rsidDel="00000000" w:rsidR="00000000" w:rsidRPr="00000000">
        <w:rPr>
          <w:rFonts w:ascii="Times New Roman" w:cs="Times New Roman" w:eastAsia="Times New Roman" w:hAnsi="Times New Roman"/>
          <w:b w:val="1"/>
          <w:bCs w:val="1"/>
          <w:rtl w:val="0"/>
        </w:rPr>
        <w:t xml:space="preserve">CLI (interfaz de línea de comandos)</w:t>
      </w:r>
      <w:r w:rsidDel="00000000" w:rsidR="00000000" w:rsidRPr="00000000">
        <w:rPr>
          <w:rFonts w:ascii="Times New Roman" w:cs="Times New Roman" w:eastAsia="Times New Roman" w:hAnsi="Times New Roman"/>
          <w:rtl w:val="0"/>
        </w:rPr>
        <w:t xml:space="preserve"> o API.</w:t>
      </w:r>
    </w:p>
    <w:p w:rsidR="00000000" w:rsidDel="00000000" w:rsidP="00000000" w:rsidRDefault="00000000" w:rsidRPr="00000000" w14:paraId="0000003A">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Operaciones básicas:</w:t>
      </w:r>
      <w:r w:rsidDel="00000000" w:rsidR="00000000" w:rsidRPr="00000000">
        <w:rPr>
          <w:rtl w:val="0"/>
        </w:rPr>
      </w:r>
    </w:p>
    <w:p w:rsidR="00000000" w:rsidDel="00000000" w:rsidP="00000000" w:rsidRDefault="00000000" w:rsidRPr="00000000" w14:paraId="0000003B">
      <w:pPr>
        <w:numPr>
          <w:ilvl w:val="0"/>
          <w:numId w:val="14"/>
        </w:numPr>
        <w:spacing w:before="280" w:lineRule="auto"/>
        <w:ind w:left="720" w:hanging="360"/>
        <w:rPr/>
      </w:pPr>
      <w:r w:rsidDel="00000000" w:rsidR="00000000" w:rsidRPr="00000000">
        <w:rPr>
          <w:rFonts w:ascii="Times New Roman" w:cs="Times New Roman" w:eastAsia="Times New Roman" w:hAnsi="Times New Roman"/>
          <w:b w:val="1"/>
          <w:bCs w:val="1"/>
          <w:rtl w:val="0"/>
        </w:rPr>
        <w:t xml:space="preserve">put &lt;archivo&gt;</w:t>
      </w:r>
      <w:r w:rsidDel="00000000" w:rsidR="00000000" w:rsidRPr="00000000">
        <w:rPr>
          <w:rFonts w:ascii="Times New Roman" w:cs="Times New Roman" w:eastAsia="Times New Roman" w:hAnsi="Times New Roman"/>
          <w:rtl w:val="0"/>
        </w:rPr>
        <w:t xml:space="preserve">: dividir un archivo en bloques y distribuirlos en DataNodes</w:t>
      </w:r>
    </w:p>
    <w:p w:rsidR="00000000" w:rsidDel="00000000" w:rsidP="00000000" w:rsidRDefault="00000000" w:rsidRPr="00000000" w14:paraId="0000003C">
      <w:pPr>
        <w:numPr>
          <w:ilvl w:val="0"/>
          <w:numId w:val="14"/>
        </w:numPr>
        <w:ind w:left="720" w:hanging="360"/>
        <w:rPr/>
      </w:pPr>
      <w:r w:rsidDel="00000000" w:rsidR="00000000" w:rsidRPr="00000000">
        <w:rPr>
          <w:rFonts w:ascii="Times New Roman" w:cs="Times New Roman" w:eastAsia="Times New Roman" w:hAnsi="Times New Roman"/>
          <w:b w:val="1"/>
          <w:bCs w:val="1"/>
          <w:rtl w:val="0"/>
        </w:rPr>
        <w:t xml:space="preserve">get &lt;archivo&gt;</w:t>
      </w:r>
      <w:r w:rsidDel="00000000" w:rsidR="00000000" w:rsidRPr="00000000">
        <w:rPr>
          <w:rFonts w:ascii="Times New Roman" w:cs="Times New Roman" w:eastAsia="Times New Roman" w:hAnsi="Times New Roman"/>
          <w:rtl w:val="0"/>
        </w:rPr>
        <w:t xml:space="preserve">: recuperar un archivo reconstruyéndose a partir de los bloques</w:t>
      </w:r>
    </w:p>
    <w:p w:rsidR="00000000" w:rsidDel="00000000" w:rsidP="00000000" w:rsidRDefault="00000000" w:rsidRPr="00000000" w14:paraId="0000003D">
      <w:pPr>
        <w:numPr>
          <w:ilvl w:val="0"/>
          <w:numId w:val="14"/>
        </w:numPr>
        <w:ind w:left="720" w:hanging="360"/>
        <w:rPr/>
      </w:pPr>
      <w:r w:rsidDel="00000000" w:rsidR="00000000" w:rsidRPr="00000000">
        <w:rPr>
          <w:rFonts w:ascii="Times New Roman" w:cs="Times New Roman" w:eastAsia="Times New Roman" w:hAnsi="Times New Roman"/>
          <w:b w:val="1"/>
          <w:bCs w:val="1"/>
          <w:rtl w:val="0"/>
        </w:rPr>
        <w:t xml:space="preserve">ls, rm, mkdir, rmdir</w:t>
      </w:r>
      <w:r w:rsidDel="00000000" w:rsidR="00000000" w:rsidRPr="00000000">
        <w:rPr>
          <w:rFonts w:ascii="Times New Roman" w:cs="Times New Roman" w:eastAsia="Times New Roman" w:hAnsi="Times New Roman"/>
          <w:rtl w:val="0"/>
        </w:rPr>
        <w:t xml:space="preserve">: comandos básicos de gestión del file system</w:t>
      </w:r>
    </w:p>
    <w:p w:rsidR="00000000" w:rsidDel="00000000" w:rsidP="00000000" w:rsidRDefault="00000000" w:rsidRPr="00000000" w14:paraId="0000003E">
      <w:pPr>
        <w:numPr>
          <w:ilvl w:val="0"/>
          <w:numId w:val="14"/>
        </w:numPr>
        <w:ind w:left="720" w:hanging="360"/>
        <w:rPr/>
      </w:pPr>
      <w:r w:rsidDel="00000000" w:rsidR="00000000" w:rsidRPr="00000000">
        <w:rPr>
          <w:rFonts w:ascii="Times New Roman" w:cs="Times New Roman" w:eastAsia="Times New Roman" w:hAnsi="Times New Roman"/>
          <w:rtl w:val="0"/>
        </w:rPr>
        <w:t xml:space="preserve">Cada cliente gestiona </w:t>
      </w:r>
      <w:r w:rsidDel="00000000" w:rsidR="00000000" w:rsidRPr="00000000">
        <w:rPr>
          <w:rFonts w:ascii="Times New Roman" w:cs="Times New Roman" w:eastAsia="Times New Roman" w:hAnsi="Times New Roman"/>
          <w:b w:val="1"/>
          <w:bCs w:val="1"/>
          <w:rtl w:val="0"/>
        </w:rPr>
        <w:t xml:space="preserve">solo sus propios archivos</w:t>
      </w:r>
      <w:r w:rsidDel="00000000" w:rsidR="00000000" w:rsidRPr="00000000">
        <w:rPr>
          <w:rFonts w:ascii="Times New Roman" w:cs="Times New Roman" w:eastAsia="Times New Roman" w:hAnsi="Times New Roman"/>
          <w:rtl w:val="0"/>
        </w:rPr>
        <w:t xml:space="preserve"> mediante una autenticación básica (user/pass).</w:t>
      </w:r>
    </w:p>
    <w:p w:rsidR="00000000" w:rsidDel="00000000" w:rsidP="00000000" w:rsidRDefault="00000000" w:rsidRPr="00000000" w14:paraId="0000003F">
      <w:pPr>
        <w:numPr>
          <w:ilvl w:val="0"/>
          <w:numId w:val="14"/>
        </w:numPr>
        <w:spacing w:after="280" w:lineRule="auto"/>
        <w:ind w:left="720" w:hanging="360"/>
        <w:rPr/>
      </w:pPr>
      <w:r w:rsidDel="00000000" w:rsidR="00000000" w:rsidRPr="00000000">
        <w:rPr>
          <w:rFonts w:ascii="Times New Roman" w:cs="Times New Roman" w:eastAsia="Times New Roman" w:hAnsi="Times New Roman"/>
          <w:rtl w:val="0"/>
        </w:rPr>
        <w:t xml:space="preserve">Además debe contar con APIs – operaciones básica de lectura / escritura de archivos (bloques) desde clientes.</w:t>
      </w:r>
    </w:p>
    <w:p w:rsidR="00000000" w:rsidDel="00000000" w:rsidP="00000000" w:rsidRDefault="00000000" w:rsidRPr="00000000" w14:paraId="00000040">
      <w:pPr>
        <w:spacing w:after="280"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Arquitectura del Sistema</w:t>
      </w:r>
    </w:p>
    <w:p w:rsidR="00000000" w:rsidDel="00000000" w:rsidP="00000000" w:rsidRDefault="00000000" w:rsidRPr="00000000" w14:paraId="00000041">
      <w:pPr>
        <w:numPr>
          <w:ilvl w:val="0"/>
          <w:numId w:val="16"/>
        </w:numPr>
        <w:spacing w:before="280" w:lineRule="auto"/>
        <w:ind w:left="720" w:hanging="360"/>
        <w:rPr/>
      </w:pPr>
      <w:r w:rsidDel="00000000" w:rsidR="00000000" w:rsidRPr="00000000">
        <w:rPr>
          <w:rFonts w:ascii="Times New Roman" w:cs="Times New Roman" w:eastAsia="Times New Roman" w:hAnsi="Times New Roman"/>
          <w:b w:val="1"/>
          <w:bCs w:val="1"/>
          <w:rtl w:val="0"/>
        </w:rPr>
        <w:t xml:space="preserve">Definir el tipo de arquitectura de acuerdo a la opción asignada por el profesor:</w:t>
      </w:r>
      <w:r w:rsidDel="00000000" w:rsidR="00000000" w:rsidRPr="00000000">
        <w:rPr>
          <w:rFonts w:ascii="Times New Roman" w:cs="Times New Roman" w:eastAsia="Times New Roman" w:hAnsi="Times New Roman"/>
          <w:rtl w:val="0"/>
        </w:rPr>
        <w:t xml:space="preserve"> C/S, P2P o alguna variante o integración de las mismas</w:t>
      </w:r>
    </w:p>
    <w:p w:rsidR="00000000" w:rsidDel="00000000" w:rsidP="00000000" w:rsidRDefault="00000000" w:rsidRPr="00000000" w14:paraId="00000042">
      <w:pPr>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Ejemplo:</w:t>
      </w:r>
    </w:p>
    <w:p w:rsidR="00000000" w:rsidDel="00000000" w:rsidP="00000000" w:rsidRDefault="00000000" w:rsidRPr="00000000" w14:paraId="00000043">
      <w:pPr>
        <w:spacing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numPr>
          <w:ilvl w:val="0"/>
          <w:numId w:val="16"/>
        </w:numPr>
        <w:ind w:left="720" w:hanging="360"/>
        <w:rPr/>
      </w:pPr>
      <w:r w:rsidDel="00000000" w:rsidR="00000000" w:rsidRPr="00000000">
        <w:rPr>
          <w:rFonts w:ascii="Times New Roman" w:cs="Times New Roman" w:eastAsia="Times New Roman" w:hAnsi="Times New Roman"/>
          <w:b w:val="1"/>
          <w:bCs w:val="1"/>
          <w:rtl w:val="0"/>
        </w:rPr>
        <w:t xml:space="preserve">Tipo de arquitectura:</w:t>
      </w:r>
      <w:r w:rsidDel="00000000" w:rsidR="00000000" w:rsidRPr="00000000">
        <w:rPr>
          <w:rFonts w:ascii="Times New Roman" w:cs="Times New Roman" w:eastAsia="Times New Roman" w:hAnsi="Times New Roman"/>
          <w:rtl w:val="0"/>
        </w:rPr>
        <w:t xml:space="preserve"> Maestro – Trabajador (Master–Workers) o P2P no estructurado con servidor replicado central de metadatos.</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Comunicaciones de red:</w:t>
      </w:r>
      <w:r w:rsidDel="00000000" w:rsidR="00000000" w:rsidRPr="00000000">
        <w:rPr>
          <w:rFonts w:ascii="Times New Roman" w:cs="Times New Roman" w:eastAsia="Times New Roman" w:hAnsi="Times New Roman"/>
          <w:rtl w:val="0"/>
        </w:rPr>
        <w:t xml:space="preserve"> el proyecto debe correr o ejecutar sobre Internet (p. ej., nodos comunicándose por REST, gRPC o sockets TCP).</w:t>
      </w:r>
    </w:p>
    <w:p w:rsidR="00000000" w:rsidDel="00000000" w:rsidP="00000000" w:rsidRDefault="00000000" w:rsidRPr="00000000" w14:paraId="00000047">
      <w:pPr>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Componentes:</w:t>
      </w:r>
      <w:r w:rsidDel="00000000" w:rsidR="00000000" w:rsidRPr="00000000">
        <w:rPr>
          <w:rtl w:val="0"/>
        </w:rPr>
      </w:r>
    </w:p>
    <w:p w:rsidR="00000000" w:rsidDel="00000000" w:rsidP="00000000" w:rsidRDefault="00000000" w:rsidRPr="00000000" w14:paraId="00000048">
      <w:pPr>
        <w:numPr>
          <w:ilvl w:val="1"/>
          <w:numId w:val="15"/>
        </w:numPr>
        <w:ind w:left="1440" w:hanging="360"/>
        <w:rPr/>
      </w:pPr>
      <w:r w:rsidDel="00000000" w:rsidR="00000000" w:rsidRPr="00000000">
        <w:rPr>
          <w:rFonts w:ascii="Times New Roman" w:cs="Times New Roman" w:eastAsia="Times New Roman" w:hAnsi="Times New Roman"/>
          <w:b w:val="1"/>
          <w:bCs w:val="1"/>
          <w:rtl w:val="0"/>
        </w:rPr>
        <w:t xml:space="preserve">Cliente:</w:t>
      </w:r>
      <w:r w:rsidDel="00000000" w:rsidR="00000000" w:rsidRPr="00000000">
        <w:rPr>
          <w:rFonts w:ascii="Times New Roman" w:cs="Times New Roman" w:eastAsia="Times New Roman" w:hAnsi="Times New Roman"/>
          <w:rtl w:val="0"/>
        </w:rPr>
        <w:t xml:space="preserve"> CLI/API para subir, bajar y gestionar archivos.</w:t>
      </w:r>
    </w:p>
    <w:p w:rsidR="00000000" w:rsidDel="00000000" w:rsidP="00000000" w:rsidRDefault="00000000" w:rsidRPr="00000000" w14:paraId="00000049">
      <w:pPr>
        <w:numPr>
          <w:ilvl w:val="1"/>
          <w:numId w:val="15"/>
        </w:numPr>
        <w:ind w:left="1440" w:hanging="360"/>
        <w:rPr/>
      </w:pPr>
      <w:r w:rsidDel="00000000" w:rsidR="00000000" w:rsidRPr="00000000">
        <w:rPr>
          <w:rFonts w:ascii="Times New Roman" w:cs="Times New Roman" w:eastAsia="Times New Roman" w:hAnsi="Times New Roman"/>
          <w:b w:val="1"/>
          <w:bCs w:val="1"/>
          <w:rtl w:val="0"/>
        </w:rPr>
        <w:t xml:space="preserve">ControlNode:</w:t>
      </w:r>
      <w:r w:rsidDel="00000000" w:rsidR="00000000" w:rsidRPr="00000000">
        <w:rPr>
          <w:rFonts w:ascii="Times New Roman" w:cs="Times New Roman" w:eastAsia="Times New Roman" w:hAnsi="Times New Roman"/>
          <w:rtl w:val="0"/>
        </w:rPr>
        <w:t xml:space="preserve"> servidor central de metadatos (ubicación de bloques y tamaño de archivos).</w:t>
      </w:r>
    </w:p>
    <w:p w:rsidR="00000000" w:rsidDel="00000000" w:rsidP="00000000" w:rsidRDefault="00000000" w:rsidRPr="00000000" w14:paraId="0000004A">
      <w:pPr>
        <w:numPr>
          <w:ilvl w:val="1"/>
          <w:numId w:val="15"/>
        </w:numPr>
        <w:spacing w:after="280" w:lineRule="auto"/>
        <w:ind w:left="1440" w:hanging="360"/>
        <w:rPr/>
      </w:pPr>
      <w:r w:rsidDel="00000000" w:rsidR="00000000" w:rsidRPr="00000000">
        <w:rPr>
          <w:rFonts w:ascii="Times New Roman" w:cs="Times New Roman" w:eastAsia="Times New Roman" w:hAnsi="Times New Roman"/>
          <w:b w:val="1"/>
          <w:bCs w:val="1"/>
          <w:rtl w:val="0"/>
        </w:rPr>
        <w:t xml:space="preserve">DataNode:</w:t>
      </w:r>
      <w:r w:rsidDel="00000000" w:rsidR="00000000" w:rsidRPr="00000000">
        <w:rPr>
          <w:rFonts w:ascii="Times New Roman" w:cs="Times New Roman" w:eastAsia="Times New Roman" w:hAnsi="Times New Roman"/>
          <w:rtl w:val="0"/>
        </w:rPr>
        <w:t xml:space="preserve"> servidores que almacenan bloques.</w:t>
      </w:r>
    </w:p>
    <w:p w:rsidR="00000000" w:rsidDel="00000000" w:rsidP="00000000" w:rsidRDefault="00000000" w:rsidRPr="00000000" w14:paraId="0000004B">
      <w:pPr>
        <w:spacing w:after="280"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Protocolos de Comunicación</w:t>
      </w:r>
    </w:p>
    <w:p w:rsidR="00000000" w:rsidDel="00000000" w:rsidP="00000000" w:rsidRDefault="00000000" w:rsidRPr="00000000" w14:paraId="0000004C">
      <w:pPr>
        <w:numPr>
          <w:ilvl w:val="0"/>
          <w:numId w:val="6"/>
        </w:numPr>
        <w:spacing w:before="280" w:lineRule="auto"/>
        <w:ind w:left="720" w:hanging="360"/>
        <w:rPr/>
      </w:pPr>
      <w:r w:rsidDel="00000000" w:rsidR="00000000" w:rsidRPr="00000000">
        <w:rPr>
          <w:rFonts w:ascii="Times New Roman" w:cs="Times New Roman" w:eastAsia="Times New Roman" w:hAnsi="Times New Roman"/>
          <w:rtl w:val="0"/>
        </w:rPr>
        <w:t xml:space="preserve">Definir cómo se comunican:</w:t>
      </w:r>
    </w:p>
    <w:p w:rsidR="00000000" w:rsidDel="00000000" w:rsidP="00000000" w:rsidRDefault="00000000" w:rsidRPr="00000000" w14:paraId="0000004D">
      <w:pPr>
        <w:numPr>
          <w:ilvl w:val="1"/>
          <w:numId w:val="6"/>
        </w:numPr>
        <w:ind w:left="1440" w:hanging="360"/>
        <w:rPr/>
      </w:pPr>
      <w:sdt>
        <w:sdtPr>
          <w:id w:val="1082063226"/>
          <w:tag w:val="goog_rdk_2"/>
        </w:sdtPr>
        <w:sdtContent>
          <w:r w:rsidDel="00000000" w:rsidR="00000000" w:rsidRPr="00000000">
            <w:rPr>
              <w:rFonts w:ascii="Cardo" w:cs="Cardo" w:eastAsia="Cardo" w:hAnsi="Cardo"/>
              <w:rtl w:val="0"/>
            </w:rPr>
            <w:t xml:space="preserve">Cliente ↔ ControlNode</w:t>
          </w:r>
        </w:sdtContent>
      </w:sdt>
    </w:p>
    <w:p w:rsidR="00000000" w:rsidDel="00000000" w:rsidP="00000000" w:rsidRDefault="00000000" w:rsidRPr="00000000" w14:paraId="0000004E">
      <w:pPr>
        <w:ind w:left="1440" w:firstLine="0"/>
        <w:rPr>
          <w:rFonts w:ascii="Times New Roman" w:cs="Times New Roman" w:eastAsia="Times New Roman" w:hAnsi="Times New Roman"/>
        </w:rPr>
      </w:pPr>
      <w:sdt>
        <w:sdtPr>
          <w:id w:val="1652507385"/>
          <w:tag w:val="goog_rdk_3"/>
        </w:sdtPr>
        <w:sdtContent>
          <w:r w:rsidDel="00000000" w:rsidR="00000000" w:rsidRPr="00000000">
            <w:rPr>
              <w:rFonts w:ascii="Cardo" w:cs="Cardo" w:eastAsia="Cardo" w:hAnsi="Cardo"/>
              <w:rtl w:val="0"/>
            </w:rPr>
            <w:t xml:space="preserve">Cliente ↔ DataNode</w:t>
          </w:r>
        </w:sdtContent>
      </w:sdt>
    </w:p>
    <w:p w:rsidR="00000000" w:rsidDel="00000000" w:rsidP="00000000" w:rsidRDefault="00000000" w:rsidRPr="00000000" w14:paraId="0000004F">
      <w:pPr>
        <w:numPr>
          <w:ilvl w:val="1"/>
          <w:numId w:val="6"/>
        </w:numPr>
        <w:ind w:left="1440" w:hanging="360"/>
        <w:rPr/>
      </w:pPr>
      <w:r w:rsidDel="00000000" w:rsidR="00000000" w:rsidRPr="00000000">
        <w:rPr>
          <w:rFonts w:ascii="Times New Roman" w:cs="Times New Roman" w:eastAsia="Times New Roman" w:hAnsi="Times New Roman"/>
          <w:rtl w:val="0"/>
        </w:rPr>
        <w:t xml:space="preserve">ControlNode &lt;-&gt; ControlNode</w:t>
      </w:r>
    </w:p>
    <w:p w:rsidR="00000000" w:rsidDel="00000000" w:rsidP="00000000" w:rsidRDefault="00000000" w:rsidRPr="00000000" w14:paraId="00000050">
      <w:pPr>
        <w:numPr>
          <w:ilvl w:val="1"/>
          <w:numId w:val="6"/>
        </w:numPr>
        <w:ind w:left="1440" w:hanging="360"/>
        <w:rPr/>
      </w:pPr>
      <w:r w:rsidDel="00000000" w:rsidR="00000000" w:rsidRPr="00000000">
        <w:rPr>
          <w:rFonts w:ascii="Times New Roman" w:cs="Times New Roman" w:eastAsia="Times New Roman" w:hAnsi="Times New Roman"/>
          <w:rtl w:val="0"/>
        </w:rPr>
        <w:t xml:space="preserve">ControlNode &lt;-&gt; DataNode</w:t>
      </w:r>
    </w:p>
    <w:p w:rsidR="00000000" w:rsidDel="00000000" w:rsidP="00000000" w:rsidRDefault="00000000" w:rsidRPr="00000000" w14:paraId="00000051">
      <w:pPr>
        <w:numPr>
          <w:ilvl w:val="1"/>
          <w:numId w:val="6"/>
        </w:numPr>
        <w:ind w:left="1440" w:hanging="360"/>
        <w:rPr/>
      </w:pPr>
      <w:r w:rsidDel="00000000" w:rsidR="00000000" w:rsidRPr="00000000">
        <w:rPr>
          <w:rFonts w:ascii="Times New Roman" w:cs="Times New Roman" w:eastAsia="Times New Roman" w:hAnsi="Times New Roman"/>
          <w:rtl w:val="0"/>
        </w:rPr>
        <w:t xml:space="preserve">DataNode &lt;-&gt; DataNode</w:t>
      </w:r>
    </w:p>
    <w:p w:rsidR="00000000" w:rsidDel="00000000" w:rsidP="00000000" w:rsidRDefault="00000000" w:rsidRPr="00000000" w14:paraId="00000052">
      <w:pPr>
        <w:numPr>
          <w:ilvl w:val="0"/>
          <w:numId w:val="6"/>
        </w:numPr>
        <w:ind w:left="720" w:hanging="360"/>
        <w:rPr/>
      </w:pPr>
      <w:r w:rsidDel="00000000" w:rsidR="00000000" w:rsidRPr="00000000">
        <w:rPr>
          <w:rFonts w:ascii="Times New Roman" w:cs="Times New Roman" w:eastAsia="Times New Roman" w:hAnsi="Times New Roman"/>
          <w:rtl w:val="0"/>
        </w:rPr>
        <w:t xml:space="preserve">Ejemplos:</w:t>
      </w:r>
    </w:p>
    <w:p w:rsidR="00000000" w:rsidDel="00000000" w:rsidP="00000000" w:rsidRDefault="00000000" w:rsidRPr="00000000" w14:paraId="00000053">
      <w:pPr>
        <w:numPr>
          <w:ilvl w:val="1"/>
          <w:numId w:val="6"/>
        </w:numPr>
        <w:ind w:left="1440" w:hanging="360"/>
        <w:rPr/>
      </w:pPr>
      <w:r w:rsidDel="00000000" w:rsidR="00000000" w:rsidRPr="00000000">
        <w:rPr>
          <w:rFonts w:ascii="Times New Roman" w:cs="Times New Roman" w:eastAsia="Times New Roman" w:hAnsi="Times New Roman"/>
          <w:rtl w:val="0"/>
        </w:rPr>
        <w:t xml:space="preserve">REST sobre HTTP</w:t>
      </w:r>
    </w:p>
    <w:p w:rsidR="00000000" w:rsidDel="00000000" w:rsidP="00000000" w:rsidRDefault="00000000" w:rsidRPr="00000000" w14:paraId="00000054">
      <w:pPr>
        <w:numPr>
          <w:ilvl w:val="1"/>
          <w:numId w:val="6"/>
        </w:numPr>
        <w:ind w:left="1440" w:hanging="360"/>
        <w:rPr/>
      </w:pPr>
      <w:r w:rsidDel="00000000" w:rsidR="00000000" w:rsidRPr="00000000">
        <w:rPr>
          <w:rFonts w:ascii="Times New Roman" w:cs="Times New Roman" w:eastAsia="Times New Roman" w:hAnsi="Times New Roman"/>
          <w:rtl w:val="0"/>
        </w:rPr>
        <w:t xml:space="preserve">gRPC para comunicaciones más eficientes</w:t>
      </w:r>
    </w:p>
    <w:p w:rsidR="00000000" w:rsidDel="00000000" w:rsidP="00000000" w:rsidRDefault="00000000" w:rsidRPr="00000000" w14:paraId="00000055">
      <w:pPr>
        <w:numPr>
          <w:ilvl w:val="1"/>
          <w:numId w:val="6"/>
        </w:numPr>
        <w:ind w:left="1440" w:hanging="360"/>
        <w:rPr/>
      </w:pPr>
      <w:r w:rsidDel="00000000" w:rsidR="00000000" w:rsidRPr="00000000">
        <w:rPr>
          <w:rFonts w:ascii="Times New Roman" w:cs="Times New Roman" w:eastAsia="Times New Roman" w:hAnsi="Times New Roman"/>
          <w:rtl w:val="0"/>
        </w:rPr>
        <w:t xml:space="preserve">WebSockets (si se requiere bidireccionalidad)</w:t>
      </w:r>
    </w:p>
    <w:p w:rsidR="00000000" w:rsidDel="00000000" w:rsidP="00000000" w:rsidRDefault="00000000" w:rsidRPr="00000000" w14:paraId="00000056">
      <w:pPr>
        <w:numPr>
          <w:ilvl w:val="1"/>
          <w:numId w:val="6"/>
        </w:numPr>
        <w:spacing w:after="280" w:lineRule="auto"/>
        <w:ind w:left="1440" w:hanging="360"/>
        <w:rPr/>
      </w:pPr>
      <w:r w:rsidDel="00000000" w:rsidR="00000000" w:rsidRPr="00000000">
        <w:rPr>
          <w:rFonts w:ascii="Times New Roman" w:cs="Times New Roman" w:eastAsia="Times New Roman" w:hAnsi="Times New Roman"/>
          <w:rtl w:val="0"/>
        </w:rPr>
        <w:t xml:space="preserve">MOMs si requiere comunicaciones asincrónicas (ej: apache kafka, rabbitmq, etc)</w:t>
      </w:r>
    </w:p>
    <w:p w:rsidR="00000000" w:rsidDel="00000000" w:rsidP="00000000" w:rsidRDefault="00000000" w:rsidRPr="00000000" w14:paraId="00000057">
      <w:pPr>
        <w:spacing w:after="280"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Infraestructura y Entorno</w:t>
      </w:r>
    </w:p>
    <w:p w:rsidR="00000000" w:rsidDel="00000000" w:rsidP="00000000" w:rsidRDefault="00000000" w:rsidRPr="00000000" w14:paraId="00000058">
      <w:pPr>
        <w:numPr>
          <w:ilvl w:val="0"/>
          <w:numId w:val="7"/>
        </w:numPr>
        <w:spacing w:before="280" w:lineRule="auto"/>
        <w:ind w:left="720" w:hanging="360"/>
        <w:rPr/>
      </w:pPr>
      <w:r w:rsidDel="00000000" w:rsidR="00000000" w:rsidRPr="00000000">
        <w:rPr>
          <w:rFonts w:ascii="Times New Roman" w:cs="Times New Roman" w:eastAsia="Times New Roman" w:hAnsi="Times New Roman"/>
          <w:rtl w:val="0"/>
        </w:rPr>
        <w:t xml:space="preserve">Usar AWS Academy o GCP académico con máquinas virtuales (IaaS)</w:t>
      </w:r>
    </w:p>
    <w:p w:rsidR="00000000" w:rsidDel="00000000" w:rsidP="00000000" w:rsidRDefault="00000000" w:rsidRPr="00000000" w14:paraId="00000059">
      <w:pPr>
        <w:numPr>
          <w:ilvl w:val="0"/>
          <w:numId w:val="7"/>
        </w:numPr>
        <w:ind w:left="720" w:hanging="360"/>
        <w:rPr/>
      </w:pPr>
      <w:r w:rsidDel="00000000" w:rsidR="00000000" w:rsidRPr="00000000">
        <w:rPr>
          <w:rFonts w:ascii="Times New Roman" w:cs="Times New Roman" w:eastAsia="Times New Roman" w:hAnsi="Times New Roman"/>
          <w:rtl w:val="0"/>
        </w:rPr>
        <w:t xml:space="preserve">Cada nodo debe ejecutarse nativamente o en un contenedor Docker</w:t>
      </w:r>
    </w:p>
    <w:p w:rsidR="00000000" w:rsidDel="00000000" w:rsidP="00000000" w:rsidRDefault="00000000" w:rsidRPr="00000000" w14:paraId="0000005A">
      <w:pPr>
        <w:numPr>
          <w:ilvl w:val="0"/>
          <w:numId w:val="7"/>
        </w:numPr>
        <w:ind w:left="720" w:hanging="360"/>
        <w:rPr/>
      </w:pPr>
      <w:r w:rsidDel="00000000" w:rsidR="00000000" w:rsidRPr="00000000">
        <w:rPr>
          <w:rFonts w:ascii="Times New Roman" w:cs="Times New Roman" w:eastAsia="Times New Roman" w:hAnsi="Times New Roman"/>
          <w:rtl w:val="0"/>
        </w:rPr>
        <w:t xml:space="preserve">Los contenedores pueden estar en diferentes máquinas (uso de puertos expuestos vía Internet o red local)</w:t>
      </w:r>
    </w:p>
    <w:p w:rsidR="00000000" w:rsidDel="00000000" w:rsidP="00000000" w:rsidRDefault="00000000" w:rsidRPr="00000000" w14:paraId="0000005B">
      <w:pPr>
        <w:numPr>
          <w:ilvl w:val="0"/>
          <w:numId w:val="7"/>
        </w:numPr>
        <w:spacing w:after="280" w:lineRule="auto"/>
        <w:ind w:left="720" w:hanging="360"/>
        <w:rPr/>
      </w:pPr>
      <w:r w:rsidDel="00000000" w:rsidR="00000000" w:rsidRPr="00000000">
        <w:rPr>
          <w:rFonts w:ascii="Times New Roman" w:cs="Times New Roman" w:eastAsia="Times New Roman" w:hAnsi="Times New Roman"/>
          <w:rtl w:val="0"/>
        </w:rPr>
        <w:t xml:space="preserve">Cada nodo debe exponer una API</w:t>
      </w:r>
    </w:p>
    <w:p w:rsidR="00000000" w:rsidDel="00000000" w:rsidP="00000000" w:rsidRDefault="00000000" w:rsidRPr="00000000" w14:paraId="0000005C">
      <w:pPr>
        <w:spacing w:after="280" w:before="2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D">
      <w:pPr>
        <w:spacing w:after="280"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Entregables</w:t>
      </w:r>
    </w:p>
    <w:p w:rsidR="00000000" w:rsidDel="00000000" w:rsidP="00000000" w:rsidRDefault="00000000" w:rsidRPr="00000000" w14:paraId="0000005E">
      <w:pPr>
        <w:numPr>
          <w:ilvl w:val="0"/>
          <w:numId w:val="5"/>
        </w:numPr>
        <w:spacing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Informe técnico (PDF o Word):</w:t>
      </w:r>
      <w:r w:rsidDel="00000000" w:rsidR="00000000" w:rsidRPr="00000000">
        <w:rPr>
          <w:rtl w:val="0"/>
        </w:rPr>
      </w:r>
    </w:p>
    <w:p w:rsidR="00000000" w:rsidDel="00000000" w:rsidP="00000000" w:rsidRDefault="00000000" w:rsidRPr="00000000" w14:paraId="0000005F">
      <w:pPr>
        <w:numPr>
          <w:ilvl w:val="1"/>
          <w:numId w:val="5"/>
        </w:numPr>
        <w:ind w:left="1440" w:hanging="360"/>
        <w:rPr/>
      </w:pPr>
      <w:r w:rsidDel="00000000" w:rsidR="00000000" w:rsidRPr="00000000">
        <w:rPr>
          <w:rFonts w:ascii="Times New Roman" w:cs="Times New Roman" w:eastAsia="Times New Roman" w:hAnsi="Times New Roman"/>
          <w:rtl w:val="0"/>
        </w:rPr>
        <w:t xml:space="preserve">Objetivo y Marco teórico breve </w:t>
      </w:r>
    </w:p>
    <w:p w:rsidR="00000000" w:rsidDel="00000000" w:rsidP="00000000" w:rsidRDefault="00000000" w:rsidRPr="00000000" w14:paraId="00000060">
      <w:pPr>
        <w:numPr>
          <w:ilvl w:val="1"/>
          <w:numId w:val="5"/>
        </w:numPr>
        <w:ind w:left="1440" w:hanging="360"/>
        <w:rPr/>
      </w:pPr>
      <w:r w:rsidDel="00000000" w:rsidR="00000000" w:rsidRPr="00000000">
        <w:rPr>
          <w:rFonts w:ascii="Times New Roman" w:cs="Times New Roman" w:eastAsia="Times New Roman" w:hAnsi="Times New Roman"/>
          <w:rtl w:val="0"/>
        </w:rPr>
        <w:t xml:space="preserve">Descripción del servicio y problema abordado</w:t>
      </w:r>
    </w:p>
    <w:p w:rsidR="00000000" w:rsidDel="00000000" w:rsidP="00000000" w:rsidRDefault="00000000" w:rsidRPr="00000000" w14:paraId="00000061">
      <w:pPr>
        <w:numPr>
          <w:ilvl w:val="1"/>
          <w:numId w:val="5"/>
        </w:numPr>
        <w:ind w:left="1440" w:hanging="360"/>
        <w:rPr/>
      </w:pPr>
      <w:r w:rsidDel="00000000" w:rsidR="00000000" w:rsidRPr="00000000">
        <w:rPr>
          <w:rFonts w:ascii="Times New Roman" w:cs="Times New Roman" w:eastAsia="Times New Roman" w:hAnsi="Times New Roman"/>
          <w:rtl w:val="0"/>
        </w:rPr>
        <w:t xml:space="preserve">Arquitectura del sistema y diagramas</w:t>
      </w:r>
    </w:p>
    <w:p w:rsidR="00000000" w:rsidDel="00000000" w:rsidP="00000000" w:rsidRDefault="00000000" w:rsidRPr="00000000" w14:paraId="00000062">
      <w:pPr>
        <w:numPr>
          <w:ilvl w:val="1"/>
          <w:numId w:val="5"/>
        </w:numPr>
        <w:ind w:left="1440" w:hanging="360"/>
        <w:rPr/>
      </w:pPr>
      <w:r w:rsidDel="00000000" w:rsidR="00000000" w:rsidRPr="00000000">
        <w:rPr>
          <w:rFonts w:ascii="Times New Roman" w:cs="Times New Roman" w:eastAsia="Times New Roman" w:hAnsi="Times New Roman"/>
          <w:rtl w:val="0"/>
        </w:rPr>
        <w:t xml:space="preserve">Especificación de protocolos y APIs</w:t>
      </w:r>
    </w:p>
    <w:p w:rsidR="00000000" w:rsidDel="00000000" w:rsidP="00000000" w:rsidRDefault="00000000" w:rsidRPr="00000000" w14:paraId="00000063">
      <w:pPr>
        <w:numPr>
          <w:ilvl w:val="1"/>
          <w:numId w:val="5"/>
        </w:numPr>
        <w:ind w:left="1440" w:hanging="360"/>
        <w:rPr/>
      </w:pPr>
      <w:r w:rsidDel="00000000" w:rsidR="00000000" w:rsidRPr="00000000">
        <w:rPr>
          <w:rFonts w:ascii="Times New Roman" w:cs="Times New Roman" w:eastAsia="Times New Roman" w:hAnsi="Times New Roman"/>
          <w:rtl w:val="0"/>
        </w:rPr>
        <w:t xml:space="preserve">Algoritmos de particionamiento y distribución</w:t>
      </w:r>
    </w:p>
    <w:p w:rsidR="00000000" w:rsidDel="00000000" w:rsidP="00000000" w:rsidRDefault="00000000" w:rsidRPr="00000000" w14:paraId="00000064">
      <w:pPr>
        <w:numPr>
          <w:ilvl w:val="1"/>
          <w:numId w:val="5"/>
        </w:numPr>
        <w:ind w:left="1440" w:hanging="360"/>
        <w:rPr/>
      </w:pPr>
      <w:r w:rsidDel="00000000" w:rsidR="00000000" w:rsidRPr="00000000">
        <w:rPr>
          <w:rFonts w:ascii="Times New Roman" w:cs="Times New Roman" w:eastAsia="Times New Roman" w:hAnsi="Times New Roman"/>
          <w:rtl w:val="0"/>
        </w:rPr>
        <w:t xml:space="preserve">Descripción del entorno de ejecución nativo o en Docker</w:t>
      </w:r>
    </w:p>
    <w:p w:rsidR="00000000" w:rsidDel="00000000" w:rsidP="00000000" w:rsidRDefault="00000000" w:rsidRPr="00000000" w14:paraId="00000065">
      <w:pPr>
        <w:numPr>
          <w:ilvl w:val="1"/>
          <w:numId w:val="5"/>
        </w:numPr>
        <w:ind w:left="1434" w:hanging="357"/>
        <w:rPr/>
      </w:pPr>
      <w:r w:rsidDel="00000000" w:rsidR="00000000" w:rsidRPr="00000000">
        <w:rPr>
          <w:rFonts w:ascii="Times New Roman" w:cs="Times New Roman" w:eastAsia="Times New Roman" w:hAnsi="Times New Roman"/>
          <w:rtl w:val="0"/>
        </w:rPr>
        <w:t xml:space="preserve">Pruebas y Análisis de resultados</w:t>
      </w:r>
    </w:p>
    <w:p w:rsidR="00000000" w:rsidDel="00000000" w:rsidP="00000000" w:rsidRDefault="00000000" w:rsidRPr="00000000" w14:paraId="00000066">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Código fuente</w:t>
      </w:r>
      <w:r w:rsidDel="00000000" w:rsidR="00000000" w:rsidRPr="00000000">
        <w:rPr>
          <w:rFonts w:ascii="Times New Roman" w:cs="Times New Roman" w:eastAsia="Times New Roman" w:hAnsi="Times New Roman"/>
          <w:rtl w:val="0"/>
        </w:rPr>
        <w:t xml:space="preserve"> en repositorio GitHub (bien documentado)</w:t>
      </w:r>
    </w:p>
    <w:p w:rsidR="00000000" w:rsidDel="00000000" w:rsidP="00000000" w:rsidRDefault="00000000" w:rsidRPr="00000000" w14:paraId="00000067">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Video demostración (10-15 min):</w:t>
      </w:r>
      <w:r w:rsidDel="00000000" w:rsidR="00000000" w:rsidRPr="00000000">
        <w:rPr>
          <w:rtl w:val="0"/>
        </w:rPr>
      </w:r>
    </w:p>
    <w:p w:rsidR="00000000" w:rsidDel="00000000" w:rsidP="00000000" w:rsidRDefault="00000000" w:rsidRPr="00000000" w14:paraId="00000068">
      <w:pPr>
        <w:numPr>
          <w:ilvl w:val="1"/>
          <w:numId w:val="5"/>
        </w:numPr>
        <w:ind w:left="1440" w:hanging="360"/>
        <w:rPr/>
      </w:pPr>
      <w:r w:rsidDel="00000000" w:rsidR="00000000" w:rsidRPr="00000000">
        <w:rPr>
          <w:rFonts w:ascii="Times New Roman" w:cs="Times New Roman" w:eastAsia="Times New Roman" w:hAnsi="Times New Roman"/>
          <w:rtl w:val="0"/>
        </w:rPr>
        <w:t xml:space="preserve">Explicación del sistema</w:t>
      </w:r>
    </w:p>
    <w:p w:rsidR="00000000" w:rsidDel="00000000" w:rsidP="00000000" w:rsidRDefault="00000000" w:rsidRPr="00000000" w14:paraId="00000069">
      <w:pPr>
        <w:numPr>
          <w:ilvl w:val="1"/>
          <w:numId w:val="5"/>
        </w:numPr>
        <w:spacing w:after="280" w:lineRule="auto"/>
        <w:ind w:left="1440" w:hanging="360"/>
        <w:rPr/>
      </w:pPr>
      <w:r w:rsidDel="00000000" w:rsidR="00000000" w:rsidRPr="00000000">
        <w:rPr>
          <w:rFonts w:ascii="Times New Roman" w:cs="Times New Roman" w:eastAsia="Times New Roman" w:hAnsi="Times New Roman"/>
          <w:rtl w:val="0"/>
        </w:rPr>
        <w:t xml:space="preserve">Ejecución en vivo o simulada del procesamiento distribuido</w:t>
      </w:r>
    </w:p>
    <w:p w:rsidR="00000000" w:rsidDel="00000000" w:rsidP="00000000" w:rsidRDefault="00000000" w:rsidRPr="00000000" w14:paraId="0000006A">
      <w:pPr>
        <w:spacing w:after="280" w:before="2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B">
      <w:pPr>
        <w:spacing w:after="280"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Cronograma y Avances:</w:t>
      </w:r>
    </w:p>
    <w:p w:rsidR="00000000" w:rsidDel="00000000" w:rsidP="00000000" w:rsidRDefault="00000000" w:rsidRPr="00000000" w14:paraId="0000006C">
      <w:pPr>
        <w:spacing w:after="280" w:before="280" w:lineRule="auto"/>
        <w:rPr>
          <w:rFonts w:ascii="Times New Roman" w:cs="Times New Roman" w:eastAsia="Times New Roman" w:hAnsi="Times New Roman"/>
          <w:b w:val="1"/>
          <w:bCs w:val="1"/>
        </w:rPr>
      </w:pPr>
      <w:r w:rsidDel="00000000" w:rsidR="00000000" w:rsidRPr="00000000">
        <w:rPr>
          <w:rtl w:val="0"/>
        </w:rPr>
      </w:r>
    </w:p>
    <w:sdt>
      <w:sdtPr>
        <w:lock w:val="contentLocked"/>
        <w:id w:val="633004759"/>
        <w:tag w:val="goog_rdk_7"/>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semana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enunciado del proyecto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semana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Especificación definitiva por equipo del proyecto1.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semana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hito 1: diseño e implementación de versión monolítica C/S con los requerimientos funcionales RF1 y RF2 completos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semana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sdt>
                  <w:sdtPr>
                    <w:id w:val="-15848926"/>
                    <w:tag w:val="goog_rdk_5"/>
                  </w:sdtPr>
                  <w:sdtContent>
                    <w:ins w:author="Juan Álvarez" w:id="2" w:date="2026-09-03T18:39:20Z"/>
                    <w:sdt>
                      <w:sdtPr>
                        <w:id w:val="-1065560409"/>
                        <w:tag w:val="goog_rdk_6"/>
                      </w:sdtPr>
                      <w:sdtContent>
                        <w:commentRangeStart w:id="0"/>
                      </w:sdtContent>
                    </w:sdt>
                    <w:ins w:author="Juan Álvarez" w:id="2" w:date="2026-09-03T18:39:20Z">
                      <w:r w:rsidDel="00000000" w:rsidR="00000000" w:rsidRPr="00000000">
                        <w:rPr>
                          <w:rFonts w:ascii="Times New Roman" w:cs="Times New Roman" w:eastAsia="Times New Roman" w:hAnsi="Times New Roman"/>
                          <w:b w:val="1"/>
                          <w:bCs w:val="1"/>
                          <w:rtl w:val="0"/>
                        </w:rPr>
                        <w:t xml:space="preserve">3</w:t>
                      </w:r>
                    </w:ins>
                  </w:sdtContent>
                </w:sdt>
                <w:commentRangeEnd w:id="0"/>
                <w:r w:rsidDel="00000000" w:rsidR="00000000" w:rsidRPr="00000000">
                  <w:commentReference w:id="0"/>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semana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hito 2: Arquitectura distribuida para opción 1 / opcion 2, especificación de comunicaciones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semana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semana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hito 3: Alta Disponibilidad, Replicación, Consistencia, Seguridad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semana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entrega final del proyecto</w:t>
                </w:r>
              </w:p>
            </w:tc>
          </w:tr>
        </w:tbl>
      </w:sdtContent>
    </w:sdt>
    <w:p w:rsidR="00000000" w:rsidDel="00000000" w:rsidP="00000000" w:rsidRDefault="00000000" w:rsidRPr="00000000" w14:paraId="0000007D">
      <w:pPr>
        <w:spacing w:after="280" w:before="2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E">
      <w:pPr>
        <w:spacing w:after="280"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Criterios de Evaluación</w:t>
      </w:r>
    </w:p>
    <w:tbl>
      <w:tblPr>
        <w:tblStyle w:val="Table2"/>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1418"/>
        <w:gridCol w:w="5103"/>
        <w:tblGridChange w:id="0">
          <w:tblGrid>
            <w:gridCol w:w="2830"/>
            <w:gridCol w:w="1418"/>
            <w:gridCol w:w="5103"/>
          </w:tblGrid>
        </w:tblGridChange>
      </w:tblGrid>
      <w:tr>
        <w:trPr>
          <w:cantSplit w:val="0"/>
          <w:tblHeader w:val="1"/>
        </w:trPr>
        <w:tc>
          <w:tcPr>
            <w:vAlign w:val="center"/>
          </w:tcPr>
          <w:p w:rsidR="00000000" w:rsidDel="00000000" w:rsidP="00000000" w:rsidRDefault="00000000" w:rsidRPr="00000000" w14:paraId="0000007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w:t>
            </w:r>
          </w:p>
        </w:tc>
        <w:tc>
          <w:tcPr>
            <w:vAlign w:val="center"/>
          </w:tcPr>
          <w:p w:rsidR="00000000" w:rsidDel="00000000" w:rsidP="00000000" w:rsidRDefault="00000000" w:rsidRPr="00000000" w14:paraId="0000008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Ponderación</w:t>
            </w:r>
          </w:p>
        </w:tc>
        <w:tc>
          <w:tcPr>
            <w:vAlign w:val="center"/>
          </w:tcPr>
          <w:p w:rsidR="00000000" w:rsidDel="00000000" w:rsidP="00000000" w:rsidRDefault="00000000" w:rsidRPr="00000000" w14:paraId="0000008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Aspectos Evaluados</w:t>
            </w:r>
          </w:p>
        </w:tc>
      </w:tr>
    </w:tbl>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1411"/>
        <w:gridCol w:w="5109"/>
        <w:tblGridChange w:id="0">
          <w:tblGrid>
            <w:gridCol w:w="2830"/>
            <w:gridCol w:w="1411"/>
            <w:gridCol w:w="5109"/>
          </w:tblGrid>
        </w:tblGridChange>
      </w:tblGrid>
      <w:tr>
        <w:trPr>
          <w:cantSplit w:val="0"/>
          <w:tblHeader w:val="0"/>
        </w:trPr>
        <w:tc>
          <w:tcPr>
            <w:vAlign w:val="center"/>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Definición del servicio y Diseño arquitectónico</w:t>
            </w:r>
            <w:r w:rsidDel="00000000" w:rsidR="00000000" w:rsidRPr="00000000">
              <w:rPr>
                <w:rtl w:val="0"/>
              </w:rPr>
            </w:r>
          </w:p>
        </w:tc>
        <w:tc>
          <w:tcPr>
            <w:vAlign w:val="center"/>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15%</w:t>
            </w:r>
            <w:r w:rsidDel="00000000" w:rsidR="00000000" w:rsidRPr="00000000">
              <w:rPr>
                <w:rtl w:val="0"/>
              </w:rPr>
            </w:r>
          </w:p>
        </w:tc>
        <w:tc>
          <w:tcPr>
            <w:vAlign w:val="center"/>
          </w:tcPr>
          <w:p w:rsidR="00000000" w:rsidDel="00000000" w:rsidP="00000000" w:rsidRDefault="00000000" w:rsidRPr="00000000" w14:paraId="0000008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rPr>
      </w:pP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1411"/>
        <w:gridCol w:w="5109"/>
        <w:tblGridChange w:id="0">
          <w:tblGrid>
            <w:gridCol w:w="2830"/>
            <w:gridCol w:w="1411"/>
            <w:gridCol w:w="5109"/>
          </w:tblGrid>
        </w:tblGridChange>
      </w:tblGrid>
      <w:tr>
        <w:trPr>
          <w:cantSplit w:val="0"/>
          <w:tblHeader w:val="0"/>
        </w:trPr>
        <w:tc>
          <w:tcPr>
            <w:vAlign w:val="center"/>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Especificaciones de comunicaciones</w:t>
            </w:r>
            <w:r w:rsidDel="00000000" w:rsidR="00000000" w:rsidRPr="00000000">
              <w:rPr>
                <w:rtl w:val="0"/>
              </w:rPr>
            </w:r>
          </w:p>
        </w:tc>
        <w:tc>
          <w:tcPr>
            <w:vAlign w:val="center"/>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15%</w:t>
            </w:r>
            <w:r w:rsidDel="00000000" w:rsidR="00000000" w:rsidRPr="00000000">
              <w:rPr>
                <w:rtl w:val="0"/>
              </w:rPr>
            </w:r>
          </w:p>
        </w:tc>
        <w:tc>
          <w:tcPr>
            <w:vAlign w:val="center"/>
          </w:tcPr>
          <w:p w:rsidR="00000000" w:rsidDel="00000000" w:rsidP="00000000" w:rsidRDefault="00000000" w:rsidRPr="00000000" w14:paraId="0000008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rPr>
      </w:pP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1465"/>
        <w:gridCol w:w="5055"/>
        <w:tblGridChange w:id="0">
          <w:tblGrid>
            <w:gridCol w:w="2830"/>
            <w:gridCol w:w="1465"/>
            <w:gridCol w:w="5055"/>
          </w:tblGrid>
        </w:tblGridChange>
      </w:tblGrid>
      <w:tr>
        <w:trPr>
          <w:cantSplit w:val="0"/>
          <w:tblHeader w:val="0"/>
        </w:trPr>
        <w:tc>
          <w:tcPr>
            <w:vAlign w:val="center"/>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diseño para escalabilidad</w:t>
            </w:r>
            <w:r w:rsidDel="00000000" w:rsidR="00000000" w:rsidRPr="00000000">
              <w:rPr>
                <w:rtl w:val="0"/>
              </w:rPr>
            </w:r>
          </w:p>
        </w:tc>
        <w:tc>
          <w:tcPr>
            <w:vAlign w:val="center"/>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15%</w:t>
            </w:r>
            <w:r w:rsidDel="00000000" w:rsidR="00000000" w:rsidRPr="00000000">
              <w:rPr>
                <w:rtl w:val="0"/>
              </w:rPr>
            </w:r>
          </w:p>
        </w:tc>
        <w:tc>
          <w:tcPr>
            <w:vAlign w:val="center"/>
          </w:tcPr>
          <w:p w:rsidR="00000000" w:rsidDel="00000000" w:rsidP="00000000" w:rsidRDefault="00000000" w:rsidRPr="00000000" w14:paraId="0000008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rPr>
      </w:pPr>
      <w:r w:rsidDel="00000000" w:rsidR="00000000" w:rsidRPr="00000000">
        <w:rPr>
          <w:rtl w:val="0"/>
        </w:rPr>
      </w:r>
    </w:p>
    <w:tbl>
      <w:tblPr>
        <w:tblStyle w:val="Table6"/>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1418"/>
        <w:gridCol w:w="5103"/>
        <w:tblGridChange w:id="0">
          <w:tblGrid>
            <w:gridCol w:w="2830"/>
            <w:gridCol w:w="1418"/>
            <w:gridCol w:w="5103"/>
          </w:tblGrid>
        </w:tblGridChange>
      </w:tblGrid>
      <w:tr>
        <w:trPr>
          <w:cantSplit w:val="0"/>
          <w:tblHeader w:val="0"/>
        </w:trPr>
        <w:tc>
          <w:tcPr>
            <w:vAlign w:val="center"/>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Alta Disponibilidad</w:t>
            </w:r>
            <w:r w:rsidDel="00000000" w:rsidR="00000000" w:rsidRPr="00000000">
              <w:rPr>
                <w:rtl w:val="0"/>
              </w:rPr>
            </w:r>
          </w:p>
        </w:tc>
        <w:tc>
          <w:tcPr>
            <w:vAlign w:val="center"/>
          </w:tcPr>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15%</w:t>
            </w:r>
            <w:r w:rsidDel="00000000" w:rsidR="00000000" w:rsidRPr="00000000">
              <w:rPr>
                <w:rtl w:val="0"/>
              </w:rPr>
            </w:r>
          </w:p>
        </w:tc>
        <w:tc>
          <w:tcPr>
            <w:vAlign w:val="center"/>
          </w:tcPr>
          <w:p w:rsidR="00000000" w:rsidDel="00000000" w:rsidP="00000000" w:rsidRDefault="00000000" w:rsidRPr="00000000" w14:paraId="0000009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rPr>
      </w:pP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2"/>
        <w:gridCol w:w="1276"/>
        <w:gridCol w:w="5102"/>
        <w:tblGridChange w:id="0">
          <w:tblGrid>
            <w:gridCol w:w="2972"/>
            <w:gridCol w:w="1276"/>
            <w:gridCol w:w="5102"/>
          </w:tblGrid>
        </w:tblGridChange>
      </w:tblGrid>
      <w:tr>
        <w:trPr>
          <w:cantSplit w:val="0"/>
          <w:tblHeader w:val="0"/>
        </w:trPr>
        <w:tc>
          <w:tcPr>
            <w:vAlign w:val="center"/>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Replicación y consistencia de datos</w:t>
            </w:r>
            <w:r w:rsidDel="00000000" w:rsidR="00000000" w:rsidRPr="00000000">
              <w:rPr>
                <w:rtl w:val="0"/>
              </w:rPr>
            </w:r>
          </w:p>
        </w:tc>
        <w:tc>
          <w:tcPr>
            <w:vAlign w:val="center"/>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15%</w:t>
            </w:r>
            <w:r w:rsidDel="00000000" w:rsidR="00000000" w:rsidRPr="00000000">
              <w:rPr>
                <w:rtl w:val="0"/>
              </w:rPr>
            </w:r>
          </w:p>
        </w:tc>
        <w:tc>
          <w:tcPr>
            <w:vAlign w:val="center"/>
          </w:tcPr>
          <w:p w:rsidR="00000000" w:rsidDel="00000000" w:rsidP="00000000" w:rsidRDefault="00000000" w:rsidRPr="00000000" w14:paraId="0000009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rPr>
      </w:pPr>
      <w:r w:rsidDel="00000000" w:rsidR="00000000" w:rsidRPr="00000000">
        <w:rPr>
          <w:rtl w:val="0"/>
        </w:rPr>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2"/>
        <w:gridCol w:w="1276"/>
        <w:gridCol w:w="5102"/>
        <w:tblGridChange w:id="0">
          <w:tblGrid>
            <w:gridCol w:w="2972"/>
            <w:gridCol w:w="1276"/>
            <w:gridCol w:w="5102"/>
          </w:tblGrid>
        </w:tblGridChange>
      </w:tblGrid>
      <w:tr>
        <w:trPr>
          <w:cantSplit w:val="0"/>
          <w:tblHeader w:val="0"/>
        </w:trPr>
        <w:tc>
          <w:tcPr>
            <w:vAlign w:val="center"/>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Seguridad</w:t>
            </w:r>
            <w:r w:rsidDel="00000000" w:rsidR="00000000" w:rsidRPr="00000000">
              <w:rPr>
                <w:rtl w:val="0"/>
              </w:rPr>
            </w:r>
          </w:p>
        </w:tc>
        <w:tc>
          <w:tcPr>
            <w:vAlign w:val="center"/>
          </w:tcPr>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15%</w:t>
            </w:r>
            <w:r w:rsidDel="00000000" w:rsidR="00000000" w:rsidRPr="00000000">
              <w:rPr>
                <w:rtl w:val="0"/>
              </w:rPr>
            </w:r>
          </w:p>
        </w:tc>
        <w:tc>
          <w:tcPr>
            <w:vAlign w:val="center"/>
          </w:tcPr>
          <w:p w:rsidR="00000000" w:rsidDel="00000000" w:rsidP="00000000" w:rsidRDefault="00000000" w:rsidRPr="00000000" w14:paraId="0000009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rPr>
      </w:pPr>
      <w:r w:rsidDel="00000000" w:rsidR="00000000" w:rsidRPr="00000000">
        <w:rPr>
          <w:rtl w:val="0"/>
        </w:rPr>
      </w:r>
    </w:p>
    <w:tbl>
      <w:tblPr>
        <w:tblStyle w:val="Table9"/>
        <w:tblW w:w="938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2"/>
        <w:gridCol w:w="1276"/>
        <w:gridCol w:w="5135"/>
        <w:tblGridChange w:id="0">
          <w:tblGrid>
            <w:gridCol w:w="2972"/>
            <w:gridCol w:w="1276"/>
            <w:gridCol w:w="5135"/>
          </w:tblGrid>
        </w:tblGridChange>
      </w:tblGrid>
      <w:tr>
        <w:trPr>
          <w:cantSplit w:val="0"/>
          <w:tblHeader w:val="0"/>
        </w:trPr>
        <w:tc>
          <w:tcPr>
            <w:vAlign w:val="center"/>
          </w:tcPr>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 Video e informe final</w:t>
            </w:r>
            <w:r w:rsidDel="00000000" w:rsidR="00000000" w:rsidRPr="00000000">
              <w:rPr>
                <w:rtl w:val="0"/>
              </w:rPr>
            </w:r>
          </w:p>
        </w:tc>
        <w:tc>
          <w:tcPr>
            <w:vAlign w:val="center"/>
          </w:tcPr>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w:t>
            </w:r>
            <w:r w:rsidDel="00000000" w:rsidR="00000000" w:rsidRPr="00000000">
              <w:rPr>
                <w:rtl w:val="0"/>
              </w:rPr>
            </w:r>
          </w:p>
        </w:tc>
        <w:tc>
          <w:tcPr>
            <w:vAlign w:val="center"/>
          </w:tcPr>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Video (10–15 min) mostrando la ejecución del sistema y algunos detalles técnicos de la implementación</w:t>
              <w:br w:type="textWrapping"/>
              <w:t xml:space="preserve">- Informe técnico completo (objetivos, arquitectura, implementación, pruebas, resultados)</w:t>
              <w:br w:type="textWrapping"/>
              <w:t xml:space="preserve">- Repositorio GitHub bien documentado y reproducible</w:t>
            </w:r>
          </w:p>
        </w:tc>
      </w:tr>
    </w:tbl>
    <w:p w:rsidR="00000000" w:rsidDel="00000000" w:rsidP="00000000" w:rsidRDefault="00000000" w:rsidRPr="00000000" w14:paraId="000000A5">
      <w:pPr>
        <w:spacing w:after="280"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Recursos Sugeridos</w:t>
      </w:r>
    </w:p>
    <w:p w:rsidR="00000000" w:rsidDel="00000000" w:rsidP="00000000" w:rsidRDefault="00000000" w:rsidRPr="00000000" w14:paraId="000000A6">
      <w:pPr>
        <w:numPr>
          <w:ilvl w:val="0"/>
          <w:numId w:val="11"/>
        </w:numPr>
        <w:spacing w:before="280" w:lineRule="auto"/>
        <w:ind w:left="720" w:hanging="360"/>
        <w:rPr/>
      </w:pPr>
      <w:r w:rsidDel="00000000" w:rsidR="00000000" w:rsidRPr="00000000">
        <w:rPr>
          <w:rFonts w:ascii="Times New Roman" w:cs="Times New Roman" w:eastAsia="Times New Roman" w:hAnsi="Times New Roman"/>
          <w:b w:val="1"/>
          <w:bCs w:val="1"/>
          <w:rtl w:val="0"/>
        </w:rPr>
        <w:t xml:space="preserve">Sistema operativo Linux</w:t>
      </w:r>
      <w:r w:rsidDel="00000000" w:rsidR="00000000" w:rsidRPr="00000000">
        <w:rPr>
          <w:rtl w:val="0"/>
        </w:rPr>
      </w:r>
    </w:p>
    <w:p w:rsidR="00000000" w:rsidDel="00000000" w:rsidP="00000000" w:rsidRDefault="00000000" w:rsidRPr="00000000" w14:paraId="000000A7">
      <w:pPr>
        <w:numPr>
          <w:ilvl w:val="0"/>
          <w:numId w:val="11"/>
        </w:numPr>
        <w:ind w:left="720" w:hanging="360"/>
        <w:rPr/>
      </w:pPr>
      <w:r w:rsidDel="00000000" w:rsidR="00000000" w:rsidRPr="00000000">
        <w:rPr>
          <w:rFonts w:ascii="Times New Roman" w:cs="Times New Roman" w:eastAsia="Times New Roman" w:hAnsi="Times New Roman"/>
          <w:b w:val="1"/>
          <w:bCs w:val="1"/>
          <w:rtl w:val="0"/>
        </w:rPr>
        <w:t xml:space="preserve">Docker:</w:t>
      </w:r>
      <w:r w:rsidDel="00000000" w:rsidR="00000000" w:rsidRPr="00000000">
        <w:rPr>
          <w:rFonts w:ascii="Times New Roman" w:cs="Times New Roman" w:eastAsia="Times New Roman" w:hAnsi="Times New Roman"/>
          <w:rtl w:val="0"/>
        </w:rPr>
        <w:t xml:space="preserve"> para simular clúster local distribuido</w:t>
      </w:r>
    </w:p>
    <w:p w:rsidR="00000000" w:rsidDel="00000000" w:rsidP="00000000" w:rsidRDefault="00000000" w:rsidRPr="00000000" w14:paraId="000000A8">
      <w:pPr>
        <w:numPr>
          <w:ilvl w:val="0"/>
          <w:numId w:val="11"/>
        </w:numPr>
        <w:ind w:left="720" w:hanging="360"/>
        <w:rPr/>
      </w:pPr>
      <w:r w:rsidDel="00000000" w:rsidR="00000000" w:rsidRPr="00000000">
        <w:rPr>
          <w:rFonts w:ascii="Times New Roman" w:cs="Times New Roman" w:eastAsia="Times New Roman" w:hAnsi="Times New Roman"/>
          <w:b w:val="1"/>
          <w:bCs w:val="1"/>
          <w:rtl w:val="0"/>
        </w:rPr>
        <w:t xml:space="preserve">FastAPI / Flask:</w:t>
      </w:r>
      <w:r w:rsidDel="00000000" w:rsidR="00000000" w:rsidRPr="00000000">
        <w:rPr>
          <w:rFonts w:ascii="Times New Roman" w:cs="Times New Roman" w:eastAsia="Times New Roman" w:hAnsi="Times New Roman"/>
          <w:rtl w:val="0"/>
        </w:rPr>
        <w:t xml:space="preserve"> para APIs de comunicación entre nodos</w:t>
      </w:r>
    </w:p>
    <w:p w:rsidR="00000000" w:rsidDel="00000000" w:rsidP="00000000" w:rsidRDefault="00000000" w:rsidRPr="00000000" w14:paraId="000000A9">
      <w:pPr>
        <w:numPr>
          <w:ilvl w:val="0"/>
          <w:numId w:val="11"/>
        </w:numPr>
        <w:ind w:left="720" w:hanging="360"/>
        <w:rPr/>
      </w:pPr>
      <w:r w:rsidDel="00000000" w:rsidR="00000000" w:rsidRPr="00000000">
        <w:rPr>
          <w:rFonts w:ascii="Times New Roman" w:cs="Times New Roman" w:eastAsia="Times New Roman" w:hAnsi="Times New Roman"/>
          <w:b w:val="1"/>
          <w:bCs w:val="1"/>
          <w:rtl w:val="0"/>
        </w:rPr>
        <w:t xml:space="preserve">gRPC:</w:t>
      </w:r>
      <w:r w:rsidDel="00000000" w:rsidR="00000000" w:rsidRPr="00000000">
        <w:rPr>
          <w:rFonts w:ascii="Times New Roman" w:cs="Times New Roman" w:eastAsia="Times New Roman" w:hAnsi="Times New Roman"/>
          <w:rtl w:val="0"/>
        </w:rPr>
        <w:t xml:space="preserve"> para alternativas eficientes a HTTP REST</w:t>
      </w:r>
    </w:p>
    <w:p w:rsidR="00000000" w:rsidDel="00000000" w:rsidP="00000000" w:rsidRDefault="00000000" w:rsidRPr="00000000" w14:paraId="000000AA">
      <w:pPr>
        <w:numPr>
          <w:ilvl w:val="0"/>
          <w:numId w:val="11"/>
        </w:numPr>
        <w:ind w:left="720" w:hanging="360"/>
        <w:rPr/>
      </w:pPr>
      <w:r w:rsidDel="00000000" w:rsidR="00000000" w:rsidRPr="00000000">
        <w:rPr>
          <w:rFonts w:ascii="Times New Roman" w:cs="Times New Roman" w:eastAsia="Times New Roman" w:hAnsi="Times New Roman"/>
          <w:b w:val="1"/>
          <w:bCs w:val="1"/>
          <w:rtl w:val="0"/>
        </w:rPr>
        <w:t xml:space="preserve">Apache kafka o rabbitmq </w:t>
      </w:r>
      <w:r w:rsidDel="00000000" w:rsidR="00000000" w:rsidRPr="00000000">
        <w:rPr>
          <w:rFonts w:ascii="Times New Roman" w:cs="Times New Roman" w:eastAsia="Times New Roman" w:hAnsi="Times New Roman"/>
          <w:rtl w:val="0"/>
        </w:rPr>
        <w:t xml:space="preserve">para comunicaciones asincrónicas</w:t>
      </w:r>
    </w:p>
    <w:p w:rsidR="00000000" w:rsidDel="00000000" w:rsidP="00000000" w:rsidRDefault="00000000" w:rsidRPr="00000000" w14:paraId="000000AB">
      <w:pPr>
        <w:numPr>
          <w:ilvl w:val="0"/>
          <w:numId w:val="11"/>
        </w:numPr>
        <w:spacing w:after="280" w:lineRule="auto"/>
        <w:ind w:left="720" w:hanging="360"/>
        <w:rPr/>
      </w:pPr>
      <w:r w:rsidDel="00000000" w:rsidR="00000000" w:rsidRPr="00000000">
        <w:rPr>
          <w:rFonts w:ascii="Times New Roman" w:cs="Times New Roman" w:eastAsia="Times New Roman" w:hAnsi="Times New Roman"/>
          <w:b w:val="1"/>
          <w:bCs w:val="1"/>
          <w:rtl w:val="0"/>
        </w:rPr>
        <w:t xml:space="preserve">Bases de datos, </w:t>
      </w:r>
      <w:r w:rsidDel="00000000" w:rsidR="00000000" w:rsidRPr="00000000">
        <w:rPr>
          <w:rFonts w:ascii="Times New Roman" w:cs="Times New Roman" w:eastAsia="Times New Roman" w:hAnsi="Times New Roman"/>
          <w:rtl w:val="0"/>
        </w:rPr>
        <w:t xml:space="preserve">para almacenamiento temporal</w:t>
      </w:r>
      <w:r w:rsidDel="00000000" w:rsidR="00000000" w:rsidRPr="00000000">
        <w:rPr>
          <w:rtl w:val="0"/>
        </w:rPr>
      </w:r>
    </w:p>
    <w:sectPr>
      <w:footerReference r:id="rId13" w:type="default"/>
      <w:footerReference r:id="rId14" w:type="even"/>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muel Henao" w:id="0" w:date="2026-09-10T15:09:45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 decia ahi</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B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Arial"/>
  <w:font w:name="Courier New"/>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Noto Sans Symbols">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2"/>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2024"/>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965A52"/>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965A52"/>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65A52"/>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table" w:styleId="TableNormal1" w:customStyle="1">
    <w:name w:val="TableNormal"/>
    <w:tblPr>
      <w:tblCellMar>
        <w:top w:w="0.0" w:type="dxa"/>
        <w:left w:w="0.0" w:type="dxa"/>
        <w:bottom w:w="0.0" w:type="dxa"/>
        <w:right w:w="0.0" w:type="dxa"/>
      </w:tblCellMar>
    </w:tblPr>
  </w:style>
  <w:style w:type="character" w:styleId="Heading1Char" w:customStyle="1">
    <w:name w:val="Heading 1 Char"/>
    <w:basedOn w:val="DefaultParagraphFont"/>
    <w:link w:val="Heading1"/>
    <w:uiPriority w:val="9"/>
    <w:rsid w:val="00965A52"/>
    <w:rPr>
      <w:rFonts w:asciiTheme="majorHAnsi" w:cstheme="majorBidi" w:eastAsiaTheme="majorEastAsia" w:hAnsiTheme="majorHAnsi"/>
      <w:noProof w:val="1"/>
      <w:color w:val="0f4761" w:themeColor="accent1" w:themeShade="0000BF"/>
      <w:sz w:val="40"/>
      <w:szCs w:val="40"/>
      <w:lang w:val="es-ES"/>
    </w:rPr>
  </w:style>
  <w:style w:type="character" w:styleId="Heading2Char" w:customStyle="1">
    <w:name w:val="Heading 2 Char"/>
    <w:basedOn w:val="DefaultParagraphFont"/>
    <w:link w:val="Heading2"/>
    <w:uiPriority w:val="9"/>
    <w:rsid w:val="00965A52"/>
    <w:rPr>
      <w:rFonts w:asciiTheme="majorHAnsi" w:cstheme="majorBidi" w:eastAsiaTheme="majorEastAsia" w:hAnsiTheme="majorHAnsi"/>
      <w:noProof w:val="1"/>
      <w:color w:val="0f4761" w:themeColor="accent1" w:themeShade="0000BF"/>
      <w:sz w:val="32"/>
      <w:szCs w:val="32"/>
      <w:lang w:val="es-ES"/>
    </w:rPr>
  </w:style>
  <w:style w:type="character" w:styleId="Heading3Char" w:customStyle="1">
    <w:name w:val="Heading 3 Char"/>
    <w:basedOn w:val="DefaultParagraphFont"/>
    <w:link w:val="Heading3"/>
    <w:uiPriority w:val="9"/>
    <w:rsid w:val="00965A52"/>
    <w:rPr>
      <w:rFonts w:cstheme="majorBidi" w:eastAsiaTheme="majorEastAsia"/>
      <w:noProof w:val="1"/>
      <w:color w:val="0f4761" w:themeColor="accent1" w:themeShade="0000BF"/>
      <w:sz w:val="28"/>
      <w:szCs w:val="28"/>
      <w:lang w:val="es-ES"/>
    </w:rPr>
  </w:style>
  <w:style w:type="character" w:styleId="Heading4Char" w:customStyle="1">
    <w:name w:val="Heading 4 Char"/>
    <w:basedOn w:val="DefaultParagraphFont"/>
    <w:link w:val="Heading4"/>
    <w:uiPriority w:val="9"/>
    <w:rsid w:val="00965A52"/>
    <w:rPr>
      <w:rFonts w:cstheme="majorBidi" w:eastAsiaTheme="majorEastAsia"/>
      <w:i w:val="1"/>
      <w:iCs w:val="1"/>
      <w:noProof w:val="1"/>
      <w:color w:val="0f4761" w:themeColor="accent1" w:themeShade="0000BF"/>
      <w:lang w:val="es-ES"/>
    </w:rPr>
  </w:style>
  <w:style w:type="character" w:styleId="Heading5Char" w:customStyle="1">
    <w:name w:val="Heading 5 Char"/>
    <w:basedOn w:val="DefaultParagraphFont"/>
    <w:link w:val="Heading5"/>
    <w:uiPriority w:val="9"/>
    <w:rsid w:val="00965A52"/>
    <w:rPr>
      <w:rFonts w:cstheme="majorBidi" w:eastAsiaTheme="majorEastAsia"/>
      <w:noProof w:val="1"/>
      <w:color w:val="0f4761" w:themeColor="accent1" w:themeShade="0000BF"/>
      <w:lang w:val="es-ES"/>
    </w:rPr>
  </w:style>
  <w:style w:type="character" w:styleId="Heading6Char" w:customStyle="1">
    <w:name w:val="Heading 6 Char"/>
    <w:basedOn w:val="DefaultParagraphFont"/>
    <w:link w:val="Heading6"/>
    <w:uiPriority w:val="9"/>
    <w:rsid w:val="00965A52"/>
    <w:rPr>
      <w:rFonts w:cstheme="majorBidi" w:eastAsiaTheme="majorEastAsia"/>
      <w:i w:val="1"/>
      <w:iCs w:val="1"/>
      <w:noProof w:val="1"/>
      <w:color w:val="595959" w:themeColor="text1" w:themeTint="0000A6"/>
      <w:lang w:val="es-ES"/>
    </w:rPr>
  </w:style>
  <w:style w:type="character" w:styleId="Heading7Char" w:customStyle="1">
    <w:name w:val="Heading 7 Char"/>
    <w:basedOn w:val="DefaultParagraphFont"/>
    <w:link w:val="Heading7"/>
    <w:uiPriority w:val="9"/>
    <w:semiHidden w:val="1"/>
    <w:rsid w:val="00965A52"/>
    <w:rPr>
      <w:rFonts w:cstheme="majorBidi" w:eastAsiaTheme="majorEastAsia"/>
      <w:noProof w:val="1"/>
      <w:color w:val="595959" w:themeColor="text1" w:themeTint="0000A6"/>
      <w:lang w:val="es-ES"/>
    </w:rPr>
  </w:style>
  <w:style w:type="character" w:styleId="Heading8Char" w:customStyle="1">
    <w:name w:val="Heading 8 Char"/>
    <w:basedOn w:val="DefaultParagraphFont"/>
    <w:link w:val="Heading8"/>
    <w:uiPriority w:val="9"/>
    <w:semiHidden w:val="1"/>
    <w:rsid w:val="00965A52"/>
    <w:rPr>
      <w:rFonts w:cstheme="majorBidi" w:eastAsiaTheme="majorEastAsia"/>
      <w:i w:val="1"/>
      <w:iCs w:val="1"/>
      <w:noProof w:val="1"/>
      <w:color w:val="272727" w:themeColor="text1" w:themeTint="0000D8"/>
      <w:lang w:val="es-ES"/>
    </w:rPr>
  </w:style>
  <w:style w:type="character" w:styleId="Heading9Char" w:customStyle="1">
    <w:name w:val="Heading 9 Char"/>
    <w:basedOn w:val="DefaultParagraphFont"/>
    <w:link w:val="Heading9"/>
    <w:uiPriority w:val="9"/>
    <w:semiHidden w:val="1"/>
    <w:rsid w:val="00965A52"/>
    <w:rPr>
      <w:rFonts w:cstheme="majorBidi" w:eastAsiaTheme="majorEastAsia"/>
      <w:noProof w:val="1"/>
      <w:color w:val="272727" w:themeColor="text1" w:themeTint="0000D8"/>
      <w:lang w:val="es-ES"/>
    </w:rPr>
  </w:style>
  <w:style w:type="character" w:styleId="TitleChar" w:customStyle="1">
    <w:name w:val="Title Char"/>
    <w:basedOn w:val="DefaultParagraphFont"/>
    <w:link w:val="Title"/>
    <w:uiPriority w:val="10"/>
    <w:rsid w:val="00965A52"/>
    <w:rPr>
      <w:rFonts w:asciiTheme="majorHAnsi" w:cstheme="majorBidi" w:eastAsiaTheme="majorEastAsia" w:hAnsiTheme="majorHAnsi"/>
      <w:noProof w:val="1"/>
      <w:spacing w:val="-10"/>
      <w:kern w:val="28"/>
      <w:sz w:val="56"/>
      <w:szCs w:val="56"/>
      <w:lang w:val="es-ES"/>
    </w:rPr>
  </w:style>
  <w:style w:type="character" w:styleId="SubtitleChar" w:customStyle="1">
    <w:name w:val="Subtitle Char"/>
    <w:basedOn w:val="DefaultParagraphFont"/>
    <w:link w:val="Subtitle"/>
    <w:uiPriority w:val="11"/>
    <w:rsid w:val="00965A52"/>
    <w:rPr>
      <w:rFonts w:cstheme="majorBidi" w:eastAsiaTheme="majorEastAsia"/>
      <w:noProof w:val="1"/>
      <w:color w:val="595959" w:themeColor="text1" w:themeTint="0000A6"/>
      <w:spacing w:val="15"/>
      <w:sz w:val="28"/>
      <w:szCs w:val="28"/>
      <w:lang w:val="es-ES"/>
    </w:rPr>
  </w:style>
  <w:style w:type="paragraph" w:styleId="Quote">
    <w:name w:val="Quote"/>
    <w:basedOn w:val="Normal"/>
    <w:next w:val="Normal"/>
    <w:link w:val="QuoteChar"/>
    <w:uiPriority w:val="29"/>
    <w:qFormat w:val="1"/>
    <w:rsid w:val="00965A52"/>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965A52"/>
    <w:rPr>
      <w:i w:val="1"/>
      <w:iCs w:val="1"/>
      <w:noProof w:val="1"/>
      <w:color w:val="404040" w:themeColor="text1" w:themeTint="0000BF"/>
      <w:lang w:val="es-ES"/>
    </w:rPr>
  </w:style>
  <w:style w:type="paragraph" w:styleId="ListParagraph">
    <w:name w:val="List Paragraph"/>
    <w:basedOn w:val="Normal"/>
    <w:uiPriority w:val="34"/>
    <w:qFormat w:val="1"/>
    <w:rsid w:val="00965A52"/>
    <w:pPr>
      <w:ind w:left="720"/>
      <w:contextualSpacing w:val="1"/>
    </w:pPr>
  </w:style>
  <w:style w:type="character" w:styleId="IntenseEmphasis">
    <w:name w:val="Intense Emphasis"/>
    <w:basedOn w:val="DefaultParagraphFont"/>
    <w:uiPriority w:val="21"/>
    <w:qFormat w:val="1"/>
    <w:rsid w:val="00965A52"/>
    <w:rPr>
      <w:i w:val="1"/>
      <w:iCs w:val="1"/>
      <w:color w:val="0f4761" w:themeColor="accent1" w:themeShade="0000BF"/>
    </w:rPr>
  </w:style>
  <w:style w:type="paragraph" w:styleId="IntenseQuote">
    <w:name w:val="Intense Quote"/>
    <w:basedOn w:val="Normal"/>
    <w:next w:val="Normal"/>
    <w:link w:val="IntenseQuoteChar"/>
    <w:uiPriority w:val="30"/>
    <w:qFormat w:val="1"/>
    <w:rsid w:val="00965A5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965A52"/>
    <w:rPr>
      <w:i w:val="1"/>
      <w:iCs w:val="1"/>
      <w:noProof w:val="1"/>
      <w:color w:val="0f4761" w:themeColor="accent1" w:themeShade="0000BF"/>
      <w:lang w:val="es-ES"/>
    </w:rPr>
  </w:style>
  <w:style w:type="character" w:styleId="IntenseReference">
    <w:name w:val="Intense Reference"/>
    <w:basedOn w:val="DefaultParagraphFont"/>
    <w:uiPriority w:val="32"/>
    <w:qFormat w:val="1"/>
    <w:rsid w:val="00965A52"/>
    <w:rPr>
      <w:b w:val="1"/>
      <w:bCs w:val="1"/>
      <w:smallCaps w:val="1"/>
      <w:color w:val="0f4761" w:themeColor="accent1" w:themeShade="0000BF"/>
      <w:spacing w:val="5"/>
    </w:rPr>
  </w:style>
  <w:style w:type="paragraph" w:styleId="NormalWeb">
    <w:name w:val="Normal (Web)"/>
    <w:basedOn w:val="Normal"/>
    <w:uiPriority w:val="99"/>
    <w:semiHidden w:val="1"/>
    <w:unhideWhenUsed w:val="1"/>
    <w:rsid w:val="00965A52"/>
    <w:pPr>
      <w:spacing w:after="100" w:afterAutospacing="1" w:before="100" w:beforeAutospacing="1"/>
    </w:pPr>
    <w:rPr>
      <w:rFonts w:ascii="Times New Roman" w:cs="Times New Roman" w:eastAsia="Times New Roman" w:hAnsi="Times New Roman"/>
    </w:rPr>
  </w:style>
  <w:style w:type="character" w:styleId="Strong">
    <w:name w:val="Strong"/>
    <w:basedOn w:val="DefaultParagraphFont"/>
    <w:uiPriority w:val="22"/>
    <w:qFormat w:val="1"/>
    <w:rsid w:val="00965A52"/>
    <w:rPr>
      <w:b w:val="1"/>
      <w:bCs w:val="1"/>
    </w:rPr>
  </w:style>
  <w:style w:type="character" w:styleId="apple-converted-space" w:customStyle="1">
    <w:name w:val="apple-converted-space"/>
    <w:basedOn w:val="DefaultParagraphFont"/>
    <w:rsid w:val="00965A52"/>
  </w:style>
  <w:style w:type="character" w:styleId="Emphasis">
    <w:name w:val="Emphasis"/>
    <w:basedOn w:val="DefaultParagraphFont"/>
    <w:uiPriority w:val="20"/>
    <w:qFormat w:val="1"/>
    <w:rsid w:val="00965A52"/>
    <w:rPr>
      <w:i w:val="1"/>
      <w:iCs w:val="1"/>
    </w:rPr>
  </w:style>
  <w:style w:type="character" w:styleId="HTMLCode">
    <w:name w:val="HTML Code"/>
    <w:basedOn w:val="DefaultParagraphFont"/>
    <w:uiPriority w:val="99"/>
    <w:semiHidden w:val="1"/>
    <w:unhideWhenUsed w:val="1"/>
    <w:rsid w:val="00965A52"/>
    <w:rPr>
      <w:rFonts w:ascii="Courier New" w:cs="Courier New" w:eastAsia="Times New Roman" w:hAnsi="Courier New"/>
      <w:sz w:val="20"/>
      <w:szCs w:val="20"/>
    </w:rPr>
  </w:style>
  <w:style w:type="paragraph" w:styleId="HTMLPreformatted">
    <w:name w:val="HTML Preformatted"/>
    <w:basedOn w:val="Normal"/>
    <w:link w:val="HTMLPreformattedChar"/>
    <w:uiPriority w:val="99"/>
    <w:semiHidden w:val="1"/>
    <w:unhideWhenUsed w:val="1"/>
    <w:rsid w:val="00965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965A52"/>
    <w:rPr>
      <w:rFonts w:ascii="Courier New" w:cs="Courier New" w:eastAsia="Times New Roman" w:hAnsi="Courier New"/>
      <w:kern w:val="0"/>
      <w:sz w:val="20"/>
      <w:szCs w:val="20"/>
    </w:rPr>
  </w:style>
  <w:style w:type="character" w:styleId="hljs-comment" w:customStyle="1">
    <w:name w:val="hljs-comment"/>
    <w:basedOn w:val="DefaultParagraphFont"/>
    <w:rsid w:val="00965A52"/>
  </w:style>
  <w:style w:type="character" w:styleId="hljs-punctuation" w:customStyle="1">
    <w:name w:val="hljs-punctuation"/>
    <w:basedOn w:val="DefaultParagraphFont"/>
    <w:rsid w:val="00965A52"/>
  </w:style>
  <w:style w:type="character" w:styleId="hljs-attr" w:customStyle="1">
    <w:name w:val="hljs-attr"/>
    <w:basedOn w:val="DefaultParagraphFont"/>
    <w:rsid w:val="00965A52"/>
  </w:style>
  <w:style w:type="character" w:styleId="hljs-string" w:customStyle="1">
    <w:name w:val="hljs-string"/>
    <w:basedOn w:val="DefaultParagraphFont"/>
    <w:rsid w:val="00965A52"/>
  </w:style>
  <w:style w:type="character" w:styleId="hljs-number" w:customStyle="1">
    <w:name w:val="hljs-number"/>
    <w:basedOn w:val="DefaultParagraphFont"/>
    <w:rsid w:val="00965A52"/>
  </w:style>
  <w:style w:type="character" w:styleId="hljs-builtin" w:customStyle="1">
    <w:name w:val="hljs-built_in"/>
    <w:basedOn w:val="DefaultParagraphFont"/>
    <w:rsid w:val="00965A52"/>
  </w:style>
  <w:style w:type="character" w:styleId="hljs-keyword" w:customStyle="1">
    <w:name w:val="hljs-keyword"/>
    <w:basedOn w:val="DefaultParagraphFont"/>
    <w:rsid w:val="00965A52"/>
  </w:style>
  <w:style w:type="character" w:styleId="Hyperlink">
    <w:name w:val="Hyperlink"/>
    <w:basedOn w:val="DefaultParagraphFont"/>
    <w:uiPriority w:val="99"/>
    <w:unhideWhenUsed w:val="1"/>
    <w:rsid w:val="00D867ED"/>
    <w:rPr>
      <w:color w:val="467886" w:themeColor="hyperlink"/>
      <w:u w:val="single"/>
    </w:rPr>
  </w:style>
  <w:style w:type="character" w:styleId="UnresolvedMention">
    <w:name w:val="Unresolved Mention"/>
    <w:basedOn w:val="DefaultParagraphFont"/>
    <w:uiPriority w:val="99"/>
    <w:semiHidden w:val="1"/>
    <w:unhideWhenUsed w:val="1"/>
    <w:rsid w:val="00D867ED"/>
    <w:rPr>
      <w:color w:val="605e5c"/>
      <w:shd w:color="auto" w:fill="e1dfdd" w:val="clear"/>
    </w:rPr>
  </w:style>
  <w:style w:type="character" w:styleId="FollowedHyperlink">
    <w:name w:val="FollowedHyperlink"/>
    <w:basedOn w:val="DefaultParagraphFont"/>
    <w:uiPriority w:val="99"/>
    <w:semiHidden w:val="1"/>
    <w:unhideWhenUsed w:val="1"/>
    <w:rsid w:val="00126744"/>
    <w:rPr>
      <w:color w:val="96607d" w:themeColor="followedHyperlink"/>
      <w:u w:val="single"/>
    </w:rPr>
  </w:style>
  <w:style w:type="paragraph" w:styleId="Footer">
    <w:name w:val="footer"/>
    <w:basedOn w:val="Normal"/>
    <w:link w:val="FooterChar"/>
    <w:uiPriority w:val="99"/>
    <w:unhideWhenUsed w:val="1"/>
    <w:rsid w:val="00126744"/>
    <w:pPr>
      <w:tabs>
        <w:tab w:val="center" w:pos="4680"/>
        <w:tab w:val="right" w:pos="9360"/>
      </w:tabs>
    </w:pPr>
  </w:style>
  <w:style w:type="character" w:styleId="FooterChar" w:customStyle="1">
    <w:name w:val="Footer Char"/>
    <w:basedOn w:val="DefaultParagraphFont"/>
    <w:link w:val="Footer"/>
    <w:uiPriority w:val="99"/>
    <w:rsid w:val="00126744"/>
    <w:rPr>
      <w:noProof w:val="1"/>
      <w:lang w:val="es-ES"/>
    </w:rPr>
  </w:style>
  <w:style w:type="character" w:styleId="PageNumber">
    <w:name w:val="page number"/>
    <w:basedOn w:val="DefaultParagraphFont"/>
    <w:uiPriority w:val="99"/>
    <w:semiHidden w:val="1"/>
    <w:unhideWhenUsed w:val="1"/>
    <w:rsid w:val="00126744"/>
  </w:style>
  <w:style w:type="table" w:styleId="a" w:customStyle="1">
    <w:basedOn w:val="TableNormal"/>
    <w:tblPr>
      <w:tblStyleRowBandSize w:val="1"/>
      <w:tblStyleColBandSize w:val="1"/>
      <w:tblCellMar>
        <w:top w:w="15.0" w:type="dxa"/>
        <w:left w:w="15.0" w:type="dxa"/>
        <w:bottom w:w="15.0" w:type="dxa"/>
        <w:right w:w="15.0" w:type="dxa"/>
      </w:tblCellMar>
    </w:tblPr>
  </w:style>
  <w:style w:type="table" w:styleId="a0" w:customStyle="1">
    <w:basedOn w:val="TableNormal"/>
    <w:tblPr>
      <w:tblStyleRowBandSize w:val="1"/>
      <w:tblStyleColBandSize w:val="1"/>
      <w:tblCellMar>
        <w:top w:w="15.0" w:type="dxa"/>
        <w:left w:w="15.0" w:type="dxa"/>
        <w:bottom w:w="15.0" w:type="dxa"/>
        <w:right w:w="15.0" w:type="dxa"/>
      </w:tblCellMar>
    </w:tblPr>
  </w:style>
  <w:style w:type="table" w:styleId="a1" w:customStyle="1">
    <w:basedOn w:val="TableNormal"/>
    <w:tblPr>
      <w:tblStyleRowBandSize w:val="1"/>
      <w:tblStyleColBandSize w:val="1"/>
      <w:tblCellMar>
        <w:top w:w="15.0" w:type="dxa"/>
        <w:left w:w="15.0" w:type="dxa"/>
        <w:bottom w:w="15.0" w:type="dxa"/>
        <w:right w:w="15.0" w:type="dxa"/>
      </w:tblCellMar>
    </w:tblPr>
  </w:style>
  <w:style w:type="table" w:styleId="a2" w:customStyle="1">
    <w:basedOn w:val="TableNormal"/>
    <w:tblPr>
      <w:tblStyleRowBandSize w:val="1"/>
      <w:tblStyleColBandSize w:val="1"/>
      <w:tblCellMar>
        <w:top w:w="15.0" w:type="dxa"/>
        <w:left w:w="15.0" w:type="dxa"/>
        <w:bottom w:w="15.0" w:type="dxa"/>
        <w:right w:w="15.0" w:type="dxa"/>
      </w:tblCellMar>
    </w:tblPr>
  </w:style>
  <w:style w:type="table" w:styleId="a3" w:customStyle="1">
    <w:basedOn w:val="TableNormal"/>
    <w:tblPr>
      <w:tblStyleRowBandSize w:val="1"/>
      <w:tblStyleColBandSize w:val="1"/>
      <w:tblCellMar>
        <w:top w:w="15.0" w:type="dxa"/>
        <w:left w:w="15.0" w:type="dxa"/>
        <w:bottom w:w="15.0" w:type="dxa"/>
        <w:right w:w="15.0" w:type="dxa"/>
      </w:tblCellMar>
    </w:tblPr>
  </w:style>
  <w:style w:type="table" w:styleId="a4" w:customStyle="1">
    <w:basedOn w:val="TableNormal"/>
    <w:tblPr>
      <w:tblStyleRowBandSize w:val="1"/>
      <w:tblStyleColBandSize w:val="1"/>
      <w:tblCellMar>
        <w:top w:w="15.0" w:type="dxa"/>
        <w:left w:w="15.0" w:type="dxa"/>
        <w:bottom w:w="15.0" w:type="dxa"/>
        <w:right w:w="15.0" w:type="dxa"/>
      </w:tblCellMar>
    </w:tblPr>
  </w:style>
  <w:style w:type="table" w:styleId="a5" w:customStyle="1">
    <w:basedOn w:val="TableNormal"/>
    <w:tblPr>
      <w:tblStyleRowBandSize w:val="1"/>
      <w:tblStyleColBandSize w:val="1"/>
      <w:tblCellMar>
        <w:top w:w="15.0" w:type="dxa"/>
        <w:left w:w="15.0" w:type="dxa"/>
        <w:bottom w:w="15.0" w:type="dxa"/>
        <w:right w:w="15.0" w:type="dxa"/>
      </w:tblCellMar>
    </w:tblPr>
  </w:style>
  <w:style w:type="table" w:styleId="a6" w:customSty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es.wikipedia.org/wiki/Hadoop_Distributed_File_System" TargetMode="External"/><Relationship Id="rId10" Type="http://schemas.openxmlformats.org/officeDocument/2006/relationships/hyperlink" Target="https://g.co/kgs/XzwmU76" TargetMode="External"/><Relationship Id="rId13" Type="http://schemas.openxmlformats.org/officeDocument/2006/relationships/footer" Target="footer2.xml"/><Relationship Id="rId12" Type="http://schemas.openxmlformats.org/officeDocument/2006/relationships/hyperlink" Target="https://ieeexplore.ieee.org/document/5496972"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es.wikipedia.org/wiki/Google_File_System" TargetMode="Externa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nDiWslKYAlqZfRGQ1n1sqX6+uQ==">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2025-08-06T12:41:00Z</dcterms:created>
  <dc:creator>Edwin Nelson  Montoya Munera</dc:creator>
</cp:coreProperties>
</file>